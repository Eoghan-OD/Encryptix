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1B9F4" w14:textId="16AF4DA3" w:rsidR="00785E36" w:rsidRPr="000D1A81" w:rsidRDefault="00487673" w:rsidP="00CE2719">
      <w:pPr>
        <w:jc w:val="center"/>
        <w:rPr>
          <w:rStyle w:val="TitleChar"/>
          <w:rFonts w:cs="Calibri"/>
          <w:b/>
          <w:bCs/>
          <w:sz w:val="48"/>
          <w:szCs w:val="48"/>
          <w:u w:val="single"/>
        </w:rPr>
      </w:pPr>
      <w:r w:rsidRPr="000D1A81">
        <w:rPr>
          <w:rStyle w:val="TitleChar"/>
          <w:rFonts w:cs="Calibri"/>
          <w:b/>
          <w:bCs/>
          <w:sz w:val="48"/>
          <w:szCs w:val="48"/>
          <w:u w:val="single"/>
        </w:rPr>
        <w:t>IT</w:t>
      </w:r>
      <w:r w:rsidR="00DC5351" w:rsidRPr="000D1A81">
        <w:rPr>
          <w:rStyle w:val="TitleChar"/>
          <w:rFonts w:cs="Calibri"/>
          <w:b/>
          <w:bCs/>
          <w:sz w:val="48"/>
          <w:szCs w:val="48"/>
          <w:u w:val="single"/>
        </w:rPr>
        <w:t xml:space="preserve">3 </w:t>
      </w:r>
      <w:r w:rsidR="006B5885" w:rsidRPr="000D1A81">
        <w:rPr>
          <w:rStyle w:val="TitleChar"/>
          <w:rFonts w:cs="Calibri"/>
          <w:b/>
          <w:bCs/>
          <w:sz w:val="48"/>
          <w:szCs w:val="48"/>
          <w:u w:val="single"/>
        </w:rPr>
        <w:t xml:space="preserve">Group </w:t>
      </w:r>
      <w:r w:rsidR="00BC5517" w:rsidRPr="000D1A81">
        <w:rPr>
          <w:rStyle w:val="TitleChar"/>
          <w:rFonts w:cs="Calibri"/>
          <w:b/>
          <w:bCs/>
          <w:sz w:val="48"/>
          <w:szCs w:val="48"/>
          <w:u w:val="single"/>
        </w:rPr>
        <w:t>P</w:t>
      </w:r>
      <w:r w:rsidR="00347D07" w:rsidRPr="000D1A81">
        <w:rPr>
          <w:rStyle w:val="TitleChar"/>
          <w:rFonts w:cs="Calibri"/>
          <w:b/>
          <w:bCs/>
          <w:sz w:val="48"/>
          <w:szCs w:val="48"/>
          <w:u w:val="single"/>
        </w:rPr>
        <w:t>ro</w:t>
      </w:r>
      <w:r w:rsidR="00B66F8D" w:rsidRPr="000D1A81">
        <w:rPr>
          <w:rStyle w:val="TitleChar"/>
          <w:rFonts w:cs="Calibri"/>
          <w:b/>
          <w:bCs/>
          <w:sz w:val="48"/>
          <w:szCs w:val="48"/>
          <w:u w:val="single"/>
        </w:rPr>
        <w:t>ject</w:t>
      </w:r>
    </w:p>
    <w:p w14:paraId="58E6FE68" w14:textId="77777777" w:rsidR="000210DB" w:rsidRPr="000D1A81" w:rsidRDefault="000210DB" w:rsidP="00CE2719">
      <w:pPr>
        <w:jc w:val="center"/>
        <w:rPr>
          <w:rStyle w:val="TitleChar"/>
          <w:rFonts w:cs="Calibri"/>
          <w:b/>
          <w:bCs/>
          <w:sz w:val="48"/>
          <w:szCs w:val="48"/>
          <w:u w:val="single"/>
        </w:rPr>
      </w:pPr>
    </w:p>
    <w:p w14:paraId="3111FFFB" w14:textId="64E0F8F6" w:rsidR="0069510F" w:rsidRPr="000D1A81" w:rsidRDefault="00424380" w:rsidP="00CE2719">
      <w:pPr>
        <w:jc w:val="center"/>
        <w:rPr>
          <w:rStyle w:val="TitleChar"/>
          <w:rFonts w:cs="Calibri"/>
          <w:b/>
          <w:bCs/>
          <w:sz w:val="48"/>
          <w:szCs w:val="48"/>
          <w:u w:val="single"/>
        </w:rPr>
      </w:pPr>
      <w:r w:rsidRPr="000D1A81">
        <w:rPr>
          <w:rStyle w:val="TitleChar"/>
          <w:rFonts w:cs="Calibri"/>
          <w:b/>
          <w:bCs/>
          <w:sz w:val="48"/>
          <w:szCs w:val="48"/>
          <w:u w:val="single"/>
        </w:rPr>
        <w:t>E</w:t>
      </w:r>
      <w:r w:rsidR="002F3C6F" w:rsidRPr="000D1A81">
        <w:rPr>
          <w:rStyle w:val="TitleChar"/>
          <w:rFonts w:cs="Calibri"/>
          <w:b/>
          <w:bCs/>
          <w:sz w:val="48"/>
          <w:szCs w:val="48"/>
          <w:u w:val="single"/>
        </w:rPr>
        <w:t>ncr</w:t>
      </w:r>
      <w:r w:rsidR="00DC0B29" w:rsidRPr="000D1A81">
        <w:rPr>
          <w:rStyle w:val="TitleChar"/>
          <w:rFonts w:cs="Calibri"/>
          <w:b/>
          <w:bCs/>
          <w:sz w:val="48"/>
          <w:szCs w:val="48"/>
          <w:u w:val="single"/>
        </w:rPr>
        <w:t>ypt</w:t>
      </w:r>
      <w:r w:rsidR="003E4460" w:rsidRPr="000D1A81">
        <w:rPr>
          <w:rStyle w:val="TitleChar"/>
          <w:rFonts w:cs="Calibri"/>
          <w:b/>
          <w:bCs/>
          <w:sz w:val="48"/>
          <w:szCs w:val="48"/>
          <w:u w:val="single"/>
        </w:rPr>
        <w:t>i</w:t>
      </w:r>
      <w:r w:rsidR="008524B0" w:rsidRPr="000D1A81">
        <w:rPr>
          <w:rStyle w:val="TitleChar"/>
          <w:rFonts w:cs="Calibri"/>
          <w:b/>
          <w:bCs/>
          <w:sz w:val="48"/>
          <w:szCs w:val="48"/>
          <w:u w:val="single"/>
        </w:rPr>
        <w:t>x</w:t>
      </w:r>
    </w:p>
    <w:p w14:paraId="05FE947F" w14:textId="77777777" w:rsidR="00F26518" w:rsidRPr="000D1A81" w:rsidRDefault="00F26518" w:rsidP="00CE2719">
      <w:pPr>
        <w:jc w:val="center"/>
        <w:rPr>
          <w:rStyle w:val="TitleChar"/>
          <w:rFonts w:cs="Calibri"/>
          <w:b/>
          <w:bCs/>
          <w:sz w:val="48"/>
          <w:szCs w:val="48"/>
          <w:u w:val="single"/>
        </w:rPr>
      </w:pPr>
    </w:p>
    <w:p w14:paraId="77613227" w14:textId="57A417F3" w:rsidR="00D00037" w:rsidRPr="000D1A81" w:rsidRDefault="00785E36" w:rsidP="00CE2719">
      <w:pPr>
        <w:pStyle w:val="IntenseQuote"/>
        <w:rPr>
          <w:b/>
          <w:bCs/>
          <w:color w:val="4C3978" w:themeColor="accent1" w:themeShade="BF"/>
        </w:rPr>
      </w:pPr>
      <w:r w:rsidRPr="000D1A81">
        <w:rPr>
          <w:rStyle w:val="SubtleReference"/>
          <w:color w:val="4C3978" w:themeColor="accent1" w:themeShade="BF"/>
          <w:sz w:val="32"/>
          <w:szCs w:val="32"/>
        </w:rPr>
        <w:t xml:space="preserve">Topic: </w:t>
      </w:r>
      <w:r w:rsidR="009E30B0" w:rsidRPr="000D1A81">
        <w:rPr>
          <w:rStyle w:val="SubtleReference"/>
          <w:b w:val="0"/>
          <w:bCs w:val="0"/>
          <w:color w:val="auto"/>
          <w:sz w:val="32"/>
          <w:szCs w:val="32"/>
        </w:rPr>
        <w:t>Cry</w:t>
      </w:r>
      <w:r w:rsidR="002F2C9A" w:rsidRPr="000D1A81">
        <w:rPr>
          <w:rStyle w:val="SubtleReference"/>
          <w:b w:val="0"/>
          <w:bCs w:val="0"/>
          <w:color w:val="auto"/>
          <w:sz w:val="32"/>
          <w:szCs w:val="32"/>
        </w:rPr>
        <w:t>ptograp</w:t>
      </w:r>
      <w:r w:rsidR="00DF7556" w:rsidRPr="000D1A81">
        <w:rPr>
          <w:rStyle w:val="SubtleReference"/>
          <w:b w:val="0"/>
          <w:bCs w:val="0"/>
          <w:color w:val="auto"/>
          <w:sz w:val="32"/>
          <w:szCs w:val="32"/>
        </w:rPr>
        <w:t xml:space="preserve">hy </w:t>
      </w:r>
      <w:r w:rsidR="00546953" w:rsidRPr="000D1A81">
        <w:rPr>
          <w:rStyle w:val="SubtleReference"/>
          <w:b w:val="0"/>
          <w:bCs w:val="0"/>
          <w:color w:val="auto"/>
          <w:sz w:val="32"/>
          <w:szCs w:val="32"/>
        </w:rPr>
        <w:t xml:space="preserve">&amp; </w:t>
      </w:r>
      <w:r w:rsidR="00174AD4" w:rsidRPr="000D1A81">
        <w:rPr>
          <w:rStyle w:val="SubtleReference"/>
          <w:b w:val="0"/>
          <w:bCs w:val="0"/>
          <w:color w:val="auto"/>
          <w:sz w:val="32"/>
          <w:szCs w:val="32"/>
        </w:rPr>
        <w:t>Encryp</w:t>
      </w:r>
      <w:r w:rsidR="00DF57DA" w:rsidRPr="000D1A81">
        <w:rPr>
          <w:rStyle w:val="SubtleReference"/>
          <w:b w:val="0"/>
          <w:bCs w:val="0"/>
          <w:color w:val="auto"/>
          <w:sz w:val="32"/>
          <w:szCs w:val="32"/>
        </w:rPr>
        <w:t>ti</w:t>
      </w:r>
      <w:r w:rsidR="78442F0D" w:rsidRPr="000D1A81">
        <w:rPr>
          <w:rStyle w:val="SubtleReference"/>
          <w:b w:val="0"/>
          <w:bCs w:val="0"/>
          <w:color w:val="auto"/>
          <w:sz w:val="32"/>
          <w:szCs w:val="32"/>
        </w:rPr>
        <w:t>on</w:t>
      </w:r>
      <w:r w:rsidR="00307B54">
        <w:rPr>
          <w:rStyle w:val="SubtleReference"/>
          <w:b w:val="0"/>
          <w:bCs w:val="0"/>
          <w:color w:val="auto"/>
          <w:sz w:val="32"/>
          <w:szCs w:val="32"/>
        </w:rPr>
        <w:t xml:space="preserve"> for Vets</w:t>
      </w:r>
    </w:p>
    <w:p w14:paraId="5DD81DC0" w14:textId="39D2D114" w:rsidR="00785E36" w:rsidRPr="000D1A81" w:rsidRDefault="00785E36" w:rsidP="00CE2719">
      <w:pPr>
        <w:pStyle w:val="IntenseQuote"/>
        <w:rPr>
          <w:rStyle w:val="SubtleReference"/>
          <w:color w:val="4C3978" w:themeColor="accent1" w:themeShade="BF"/>
          <w:sz w:val="32"/>
          <w:szCs w:val="32"/>
        </w:rPr>
      </w:pPr>
      <w:r w:rsidRPr="000D1A81">
        <w:rPr>
          <w:rStyle w:val="SubtleReference"/>
          <w:color w:val="4C3978" w:themeColor="accent1" w:themeShade="BF"/>
          <w:sz w:val="32"/>
          <w:szCs w:val="32"/>
        </w:rPr>
        <w:t xml:space="preserve">Date: </w:t>
      </w:r>
      <w:r w:rsidRPr="000D1A81">
        <w:rPr>
          <w:rStyle w:val="SubtleReference"/>
          <w:b w:val="0"/>
          <w:bCs w:val="0"/>
          <w:color w:val="auto"/>
          <w:sz w:val="32"/>
          <w:szCs w:val="32"/>
        </w:rPr>
        <w:t xml:space="preserve">22/09/2025 – </w:t>
      </w:r>
      <w:r w:rsidR="00FC7EBA" w:rsidRPr="000D1A81">
        <w:rPr>
          <w:rStyle w:val="SubtleReference"/>
          <w:b w:val="0"/>
          <w:bCs w:val="0"/>
          <w:color w:val="auto"/>
          <w:sz w:val="32"/>
          <w:szCs w:val="32"/>
        </w:rPr>
        <w:t>17/10</w:t>
      </w:r>
      <w:r w:rsidRPr="000D1A81">
        <w:rPr>
          <w:rStyle w:val="SubtleReference"/>
          <w:b w:val="0"/>
          <w:bCs w:val="0"/>
          <w:color w:val="auto"/>
          <w:sz w:val="32"/>
          <w:szCs w:val="32"/>
        </w:rPr>
        <w:t>/2025</w:t>
      </w:r>
    </w:p>
    <w:p w14:paraId="46FA3195" w14:textId="0AC04CA9" w:rsidR="00785E36" w:rsidRPr="000D1A81" w:rsidRDefault="00785E36" w:rsidP="00CE2719">
      <w:pPr>
        <w:jc w:val="center"/>
        <w:rPr>
          <w:rStyle w:val="SubtleReference"/>
          <w:color w:val="4C3978" w:themeColor="accent1" w:themeShade="BF"/>
          <w:sz w:val="32"/>
          <w:szCs w:val="32"/>
        </w:rPr>
      </w:pPr>
    </w:p>
    <w:p w14:paraId="1BC29F7E" w14:textId="640B9BE1" w:rsidR="00BB33AE" w:rsidRPr="000D1A81" w:rsidRDefault="005A1EFF" w:rsidP="00CE2719">
      <w:pPr>
        <w:jc w:val="center"/>
        <w:rPr>
          <w:rStyle w:val="SubtleReference"/>
          <w:color w:val="4C3978" w:themeColor="accent1" w:themeShade="BF"/>
          <w:sz w:val="32"/>
          <w:szCs w:val="32"/>
        </w:rPr>
      </w:pPr>
      <w:r w:rsidRPr="000D1A81">
        <w:rPr>
          <w:noProof/>
        </w:rPr>
        <w:drawing>
          <wp:anchor distT="0" distB="0" distL="114300" distR="114300" simplePos="0" relativeHeight="251658240" behindDoc="0" locked="0" layoutInCell="1" allowOverlap="1" wp14:anchorId="4FB7A310" wp14:editId="0A6BDC0B">
            <wp:simplePos x="0" y="0"/>
            <wp:positionH relativeFrom="margin">
              <wp:align>center</wp:align>
            </wp:positionH>
            <wp:positionV relativeFrom="paragraph">
              <wp:posOffset>55880</wp:posOffset>
            </wp:positionV>
            <wp:extent cx="2896235" cy="2842260"/>
            <wp:effectExtent l="400050" t="0" r="475615" b="396240"/>
            <wp:wrapNone/>
            <wp:docPr id="1421430399" name="Picture 1" descr="A purple and black shield with a lo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430399" name="Picture 1" descr="A purple and black shield with a lock&#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2896235" cy="2842260"/>
                    </a:xfrm>
                    <a:prstGeom prst="rect">
                      <a:avLst/>
                    </a:prstGeom>
                    <a:ln w="34925">
                      <a:noFill/>
                    </a:ln>
                    <a:effectLst>
                      <a:glow rad="63500">
                        <a:schemeClr val="accent2">
                          <a:satMod val="175000"/>
                          <a:alpha val="40000"/>
                        </a:schemeClr>
                      </a:glow>
                      <a:outerShdw blurRad="127000" dist="38100" dir="2700000" algn="ctr">
                        <a:srgbClr val="000000">
                          <a:alpha val="45000"/>
                        </a:srgbClr>
                      </a:outerShdw>
                    </a:effectLst>
                    <a:scene3d>
                      <a:camera prst="perspectiveFront" fov="2700000">
                        <a:rot lat="20376000" lon="1938000" rev="20112001"/>
                      </a:camera>
                      <a:lightRig rig="soft" dir="t">
                        <a:rot lat="0" lon="0" rev="0"/>
                      </a:lightRig>
                    </a:scene3d>
                    <a:sp3d prstMaterial="translucentPowder">
                      <a:bevelT w="203200" h="50800" prst="softRound"/>
                    </a:sp3d>
                  </pic:spPr>
                </pic:pic>
              </a:graphicData>
            </a:graphic>
            <wp14:sizeRelH relativeFrom="page">
              <wp14:pctWidth>0</wp14:pctWidth>
            </wp14:sizeRelH>
            <wp14:sizeRelV relativeFrom="page">
              <wp14:pctHeight>0</wp14:pctHeight>
            </wp14:sizeRelV>
          </wp:anchor>
        </w:drawing>
      </w:r>
    </w:p>
    <w:p w14:paraId="41B162FE" w14:textId="2EC299FD" w:rsidR="00BB33AE" w:rsidRPr="000D1A81" w:rsidRDefault="00BB33AE" w:rsidP="00CE2719">
      <w:pPr>
        <w:jc w:val="center"/>
      </w:pPr>
    </w:p>
    <w:p w14:paraId="5D7B0320" w14:textId="265CDCFD" w:rsidR="00E63B3C" w:rsidRPr="000D1A81" w:rsidRDefault="00E63B3C" w:rsidP="00CE2719">
      <w:pPr>
        <w:jc w:val="center"/>
        <w:rPr>
          <w:rStyle w:val="SubtleReference"/>
          <w:color w:val="4C3978" w:themeColor="accent1" w:themeShade="BF"/>
          <w:sz w:val="32"/>
          <w:szCs w:val="32"/>
        </w:rPr>
      </w:pPr>
    </w:p>
    <w:p w14:paraId="077DBD1B" w14:textId="36B3BDB0" w:rsidR="00E63B3C" w:rsidRPr="000D1A81" w:rsidRDefault="00E63B3C" w:rsidP="00CE2719">
      <w:pPr>
        <w:jc w:val="center"/>
        <w:rPr>
          <w:rStyle w:val="SubtleReference"/>
          <w:color w:val="4C3978" w:themeColor="accent1" w:themeShade="BF"/>
          <w:sz w:val="32"/>
          <w:szCs w:val="32"/>
        </w:rPr>
      </w:pPr>
    </w:p>
    <w:p w14:paraId="313CF19B" w14:textId="7CA7E7D0" w:rsidR="00BB33AE" w:rsidRPr="000D1A81" w:rsidRDefault="00BB33AE" w:rsidP="00CE2719">
      <w:pPr>
        <w:jc w:val="center"/>
        <w:rPr>
          <w:rStyle w:val="SubtleReference"/>
          <w:color w:val="4C3978" w:themeColor="accent1" w:themeShade="BF"/>
          <w:sz w:val="32"/>
          <w:szCs w:val="32"/>
        </w:rPr>
      </w:pPr>
    </w:p>
    <w:p w14:paraId="488179C0" w14:textId="5D424D88" w:rsidR="00BB33AE" w:rsidRPr="000D1A81" w:rsidRDefault="00BB33AE" w:rsidP="00CE2719">
      <w:pPr>
        <w:jc w:val="center"/>
        <w:rPr>
          <w:rStyle w:val="SubtleReference"/>
          <w:color w:val="4C3978" w:themeColor="accent1" w:themeShade="BF"/>
          <w:sz w:val="32"/>
          <w:szCs w:val="32"/>
        </w:rPr>
      </w:pPr>
    </w:p>
    <w:p w14:paraId="10EBA466" w14:textId="7344F6CE" w:rsidR="00287428" w:rsidRPr="000D1A81" w:rsidRDefault="00287428" w:rsidP="00CE2719">
      <w:pPr>
        <w:jc w:val="center"/>
        <w:rPr>
          <w:rStyle w:val="SubtleReference"/>
          <w:color w:val="4C3978" w:themeColor="accent1" w:themeShade="BF"/>
          <w:sz w:val="32"/>
          <w:szCs w:val="32"/>
        </w:rPr>
      </w:pPr>
    </w:p>
    <w:p w14:paraId="72EF8E33" w14:textId="05705242" w:rsidR="00D727FE" w:rsidRDefault="00D727FE" w:rsidP="005A1EFF">
      <w:pPr>
        <w:rPr>
          <w:rStyle w:val="SubtleReference"/>
          <w:color w:val="4C3978" w:themeColor="accent1" w:themeShade="BF"/>
          <w:sz w:val="32"/>
          <w:szCs w:val="32"/>
        </w:rPr>
      </w:pPr>
    </w:p>
    <w:p w14:paraId="791B8F7C" w14:textId="77777777" w:rsidR="005A1EFF" w:rsidRDefault="00AC0C07" w:rsidP="00CE2719">
      <w:pPr>
        <w:jc w:val="center"/>
        <w:rPr>
          <w:rStyle w:val="SubtleReference"/>
          <w:color w:val="4C3978" w:themeColor="accent1" w:themeShade="BF"/>
          <w:sz w:val="32"/>
          <w:szCs w:val="32"/>
        </w:rPr>
      </w:pPr>
      <w:r>
        <w:rPr>
          <w:rStyle w:val="SubtleReference"/>
          <w:color w:val="4C3978" w:themeColor="accent1" w:themeShade="BF"/>
          <w:sz w:val="32"/>
          <w:szCs w:val="32"/>
        </w:rPr>
        <w:t xml:space="preserve">Team Members: </w:t>
      </w:r>
    </w:p>
    <w:p w14:paraId="3BEAA616" w14:textId="5284B195" w:rsidR="005A1EFF" w:rsidRPr="005A1EFF" w:rsidRDefault="00AC0C07" w:rsidP="00CE2719">
      <w:pPr>
        <w:jc w:val="center"/>
        <w:rPr>
          <w:rStyle w:val="Strong"/>
          <w:b w:val="0"/>
          <w:bCs w:val="0"/>
          <w:sz w:val="32"/>
          <w:szCs w:val="32"/>
        </w:rPr>
      </w:pPr>
      <w:r w:rsidRPr="005A1EFF">
        <w:rPr>
          <w:rStyle w:val="Strong"/>
          <w:b w:val="0"/>
          <w:bCs w:val="0"/>
          <w:sz w:val="32"/>
          <w:szCs w:val="32"/>
        </w:rPr>
        <w:t>Sean Foran</w:t>
      </w:r>
      <w:r w:rsidR="00D4401C">
        <w:rPr>
          <w:rStyle w:val="Strong"/>
          <w:b w:val="0"/>
          <w:bCs w:val="0"/>
          <w:sz w:val="32"/>
          <w:szCs w:val="32"/>
        </w:rPr>
        <w:t xml:space="preserve"> -</w:t>
      </w:r>
      <w:r w:rsidRPr="005A1EFF">
        <w:rPr>
          <w:rStyle w:val="Strong"/>
          <w:b w:val="0"/>
          <w:bCs w:val="0"/>
          <w:sz w:val="32"/>
          <w:szCs w:val="32"/>
        </w:rPr>
        <w:t xml:space="preserve"> Eoghan O’Donovan </w:t>
      </w:r>
    </w:p>
    <w:p w14:paraId="0DEA09E3" w14:textId="02D9075C" w:rsidR="00D727FE" w:rsidRPr="005A1EFF" w:rsidRDefault="00AC0C07" w:rsidP="00CE2719">
      <w:pPr>
        <w:jc w:val="center"/>
        <w:rPr>
          <w:rStyle w:val="SubtleReference"/>
          <w:b w:val="0"/>
          <w:bCs w:val="0"/>
          <w:color w:val="4C3978" w:themeColor="accent1" w:themeShade="BF"/>
          <w:sz w:val="28"/>
          <w:szCs w:val="28"/>
        </w:rPr>
      </w:pPr>
      <w:r w:rsidRPr="005A1EFF">
        <w:rPr>
          <w:rStyle w:val="Strong"/>
          <w:b w:val="0"/>
          <w:bCs w:val="0"/>
          <w:sz w:val="32"/>
          <w:szCs w:val="32"/>
        </w:rPr>
        <w:t xml:space="preserve">Bradley Neville </w:t>
      </w:r>
      <w:r w:rsidR="00D4401C">
        <w:rPr>
          <w:rStyle w:val="Strong"/>
          <w:b w:val="0"/>
          <w:bCs w:val="0"/>
          <w:sz w:val="32"/>
          <w:szCs w:val="32"/>
        </w:rPr>
        <w:t xml:space="preserve">- </w:t>
      </w:r>
      <w:r w:rsidRPr="005A1EFF">
        <w:rPr>
          <w:rStyle w:val="Strong"/>
          <w:b w:val="0"/>
          <w:bCs w:val="0"/>
          <w:sz w:val="32"/>
          <w:szCs w:val="32"/>
        </w:rPr>
        <w:t>Vitalina</w:t>
      </w:r>
      <w:r w:rsidR="00433500" w:rsidRPr="005A1EFF">
        <w:rPr>
          <w:rStyle w:val="Strong"/>
          <w:b w:val="0"/>
          <w:bCs w:val="0"/>
          <w:sz w:val="32"/>
          <w:szCs w:val="32"/>
        </w:rPr>
        <w:t xml:space="preserve"> Sapozhnik</w:t>
      </w:r>
    </w:p>
    <w:p w14:paraId="34BD63A1" w14:textId="77777777" w:rsidR="00AC0C07" w:rsidRDefault="00AC0C07" w:rsidP="00CE2719">
      <w:pPr>
        <w:jc w:val="center"/>
        <w:rPr>
          <w:rStyle w:val="SubtleReference"/>
          <w:color w:val="4C3978" w:themeColor="accent1" w:themeShade="BF"/>
          <w:sz w:val="32"/>
          <w:szCs w:val="32"/>
        </w:rPr>
      </w:pPr>
    </w:p>
    <w:p w14:paraId="20F34FBA" w14:textId="3B441903" w:rsidR="33C592ED" w:rsidRPr="003122D1" w:rsidRDefault="00AC0C07" w:rsidP="003122D1">
      <w:pPr>
        <w:jc w:val="center"/>
        <w:rPr>
          <w:rStyle w:val="Hyperlink"/>
          <w:b/>
          <w:bCs/>
          <w:color w:val="4C3978" w:themeColor="accent1" w:themeShade="BF"/>
          <w:sz w:val="32"/>
          <w:szCs w:val="32"/>
          <w:u w:val="none"/>
        </w:rPr>
      </w:pPr>
      <w:r>
        <w:rPr>
          <w:rStyle w:val="SubtleReference"/>
          <w:color w:val="4C3978" w:themeColor="accent1" w:themeShade="BF"/>
          <w:sz w:val="32"/>
          <w:szCs w:val="32"/>
        </w:rPr>
        <w:t xml:space="preserve">Supervisor: </w:t>
      </w:r>
      <w:r w:rsidRPr="005A1EFF">
        <w:rPr>
          <w:rStyle w:val="Strong"/>
          <w:b w:val="0"/>
          <w:bCs w:val="0"/>
          <w:sz w:val="32"/>
          <w:szCs w:val="32"/>
        </w:rPr>
        <w:t>Hristo T</w:t>
      </w:r>
      <w:r w:rsidR="003122D1">
        <w:rPr>
          <w:rStyle w:val="Strong"/>
          <w:b w:val="0"/>
          <w:bCs w:val="0"/>
          <w:sz w:val="32"/>
          <w:szCs w:val="32"/>
        </w:rPr>
        <w:t>rifonov</w:t>
      </w:r>
    </w:p>
    <w:p w14:paraId="2ADE64B1" w14:textId="2E72FC77" w:rsidR="00DA368A" w:rsidRDefault="00DA368A"/>
    <w:p w14:paraId="6782E49B" w14:textId="6FDBF3CD" w:rsidR="6BC8E18C" w:rsidRDefault="6BC8E18C" w:rsidP="7E4D80A0"/>
    <w:sdt>
      <w:sdtPr>
        <w:rPr>
          <w:rFonts w:eastAsia="Yu Mincho" w:cs="Calibri"/>
          <w:color w:val="auto"/>
          <w:spacing w:val="0"/>
          <w:kern w:val="0"/>
          <w:sz w:val="24"/>
          <w:szCs w:val="24"/>
          <w14:ligatures w14:val="none"/>
        </w:rPr>
        <w:id w:val="603812034"/>
        <w:docPartObj>
          <w:docPartGallery w:val="Table of Contents"/>
          <w:docPartUnique/>
        </w:docPartObj>
      </w:sdtPr>
      <w:sdtContent>
        <w:p w14:paraId="08DF338F" w14:textId="0A29CDE6" w:rsidR="005A1EFF" w:rsidRDefault="005A1EFF">
          <w:pPr>
            <w:pStyle w:val="TOCHeading"/>
            <w:rPr>
              <w:ins w:id="0" w:author="Microsoft Word" w:date="2025-10-08T22:45:00Z" w16du:dateUtc="2025-10-08T21:45:00Z"/>
            </w:rPr>
          </w:pPr>
          <w:r>
            <w:t>Table of Contents</w:t>
          </w:r>
        </w:p>
        <w:p w14:paraId="74FFDACC" w14:textId="176EB9F1" w:rsidR="005A1EFF" w:rsidRDefault="4051735D" w:rsidP="4051735D">
          <w:pPr>
            <w:pStyle w:val="TOC1"/>
            <w:tabs>
              <w:tab w:val="right" w:leader="dot" w:pos="10455"/>
            </w:tabs>
            <w:rPr>
              <w:rStyle w:val="Hyperlink"/>
              <w:noProof/>
              <w:kern w:val="2"/>
              <w14:ligatures w14:val="standardContextual"/>
            </w:rPr>
          </w:pPr>
          <w:r>
            <w:fldChar w:fldCharType="begin"/>
          </w:r>
          <w:r w:rsidR="005A1EFF">
            <w:instrText>TOC \o "1-3" \z \u \h</w:instrText>
          </w:r>
          <w:r>
            <w:fldChar w:fldCharType="separate"/>
          </w:r>
          <w:hyperlink w:anchor="_Toc350460813">
            <w:r w:rsidRPr="4051735D">
              <w:rPr>
                <w:rStyle w:val="Hyperlink"/>
              </w:rPr>
              <w:t>Introduction</w:t>
            </w:r>
            <w:r w:rsidR="005A1EFF">
              <w:tab/>
            </w:r>
            <w:r w:rsidR="005A1EFF">
              <w:fldChar w:fldCharType="begin"/>
            </w:r>
            <w:r w:rsidR="005A1EFF">
              <w:instrText>PAGEREF _Toc350460813 \h</w:instrText>
            </w:r>
            <w:r w:rsidR="005A1EFF">
              <w:fldChar w:fldCharType="separate"/>
            </w:r>
            <w:r w:rsidRPr="4051735D">
              <w:rPr>
                <w:rStyle w:val="Hyperlink"/>
              </w:rPr>
              <w:t>4</w:t>
            </w:r>
            <w:r w:rsidR="005A1EFF">
              <w:fldChar w:fldCharType="end"/>
            </w:r>
          </w:hyperlink>
        </w:p>
        <w:p w14:paraId="1679B2EE" w14:textId="4E2E93B6" w:rsidR="005A1EFF" w:rsidRDefault="4051735D" w:rsidP="4051735D">
          <w:pPr>
            <w:pStyle w:val="TOC1"/>
            <w:tabs>
              <w:tab w:val="right" w:leader="dot" w:pos="10455"/>
            </w:tabs>
            <w:rPr>
              <w:rStyle w:val="Hyperlink"/>
              <w:noProof/>
              <w:kern w:val="2"/>
              <w14:ligatures w14:val="standardContextual"/>
            </w:rPr>
          </w:pPr>
          <w:hyperlink w:anchor="_Toc1853513394">
            <w:r w:rsidRPr="4051735D">
              <w:rPr>
                <w:rStyle w:val="Hyperlink"/>
              </w:rPr>
              <w:t>Background Research</w:t>
            </w:r>
            <w:r w:rsidR="005A1EFF">
              <w:tab/>
            </w:r>
            <w:r w:rsidR="005A1EFF">
              <w:fldChar w:fldCharType="begin"/>
            </w:r>
            <w:r w:rsidR="005A1EFF">
              <w:instrText>PAGEREF _Toc1853513394 \h</w:instrText>
            </w:r>
            <w:r w:rsidR="005A1EFF">
              <w:fldChar w:fldCharType="separate"/>
            </w:r>
            <w:r w:rsidRPr="4051735D">
              <w:rPr>
                <w:rStyle w:val="Hyperlink"/>
              </w:rPr>
              <w:t>4</w:t>
            </w:r>
            <w:r w:rsidR="005A1EFF">
              <w:fldChar w:fldCharType="end"/>
            </w:r>
          </w:hyperlink>
        </w:p>
        <w:p w14:paraId="55D220D0" w14:textId="416E2392" w:rsidR="005A1EFF" w:rsidRDefault="4051735D" w:rsidP="4051735D">
          <w:pPr>
            <w:pStyle w:val="TOC2"/>
            <w:tabs>
              <w:tab w:val="right" w:leader="dot" w:pos="10455"/>
            </w:tabs>
            <w:rPr>
              <w:rStyle w:val="Hyperlink"/>
              <w:noProof/>
              <w:kern w:val="2"/>
              <w14:ligatures w14:val="standardContextual"/>
            </w:rPr>
          </w:pPr>
          <w:hyperlink w:anchor="_Toc355298408">
            <w:r w:rsidRPr="4051735D">
              <w:rPr>
                <w:rStyle w:val="Hyperlink"/>
              </w:rPr>
              <w:t>Defining encryption and its subtypes</w:t>
            </w:r>
            <w:r w:rsidR="005A1EFF">
              <w:tab/>
            </w:r>
            <w:r w:rsidR="005A1EFF">
              <w:fldChar w:fldCharType="begin"/>
            </w:r>
            <w:r w:rsidR="005A1EFF">
              <w:instrText>PAGEREF _Toc355298408 \h</w:instrText>
            </w:r>
            <w:r w:rsidR="005A1EFF">
              <w:fldChar w:fldCharType="separate"/>
            </w:r>
            <w:r w:rsidRPr="4051735D">
              <w:rPr>
                <w:rStyle w:val="Hyperlink"/>
              </w:rPr>
              <w:t>5</w:t>
            </w:r>
            <w:r w:rsidR="005A1EFF">
              <w:fldChar w:fldCharType="end"/>
            </w:r>
          </w:hyperlink>
        </w:p>
        <w:p w14:paraId="7941A8EC" w14:textId="21A52AC3" w:rsidR="005A1EFF" w:rsidRDefault="4051735D" w:rsidP="4051735D">
          <w:pPr>
            <w:pStyle w:val="TOC2"/>
            <w:tabs>
              <w:tab w:val="right" w:leader="dot" w:pos="10455"/>
            </w:tabs>
            <w:rPr>
              <w:rStyle w:val="Hyperlink"/>
              <w:noProof/>
              <w:kern w:val="2"/>
              <w14:ligatures w14:val="standardContextual"/>
            </w:rPr>
          </w:pPr>
          <w:hyperlink w:anchor="_Toc217762763">
            <w:r w:rsidRPr="4051735D">
              <w:rPr>
                <w:rStyle w:val="Hyperlink"/>
              </w:rPr>
              <w:t>What is the importance of encryption in the digital space?</w:t>
            </w:r>
            <w:r w:rsidR="005A1EFF">
              <w:tab/>
            </w:r>
            <w:r w:rsidR="005A1EFF">
              <w:fldChar w:fldCharType="begin"/>
            </w:r>
            <w:r w:rsidR="005A1EFF">
              <w:instrText>PAGEREF _Toc217762763 \h</w:instrText>
            </w:r>
            <w:r w:rsidR="005A1EFF">
              <w:fldChar w:fldCharType="separate"/>
            </w:r>
            <w:r w:rsidRPr="4051735D">
              <w:rPr>
                <w:rStyle w:val="Hyperlink"/>
              </w:rPr>
              <w:t>7</w:t>
            </w:r>
            <w:r w:rsidR="005A1EFF">
              <w:fldChar w:fldCharType="end"/>
            </w:r>
          </w:hyperlink>
        </w:p>
        <w:p w14:paraId="66FA4C02" w14:textId="16E19575" w:rsidR="005A1EFF" w:rsidRDefault="4051735D" w:rsidP="4051735D">
          <w:pPr>
            <w:pStyle w:val="TOC2"/>
            <w:tabs>
              <w:tab w:val="right" w:leader="dot" w:pos="10455"/>
            </w:tabs>
            <w:rPr>
              <w:rStyle w:val="Hyperlink"/>
              <w:noProof/>
              <w:kern w:val="2"/>
              <w14:ligatures w14:val="standardContextual"/>
            </w:rPr>
          </w:pPr>
          <w:hyperlink w:anchor="_Toc375056637">
            <w:r w:rsidRPr="4051735D">
              <w:rPr>
                <w:rStyle w:val="Hyperlink"/>
              </w:rPr>
              <w:t>Why should a veterinary clinic need to encrypt data?</w:t>
            </w:r>
            <w:r w:rsidR="005A1EFF">
              <w:tab/>
            </w:r>
            <w:r w:rsidR="005A1EFF">
              <w:fldChar w:fldCharType="begin"/>
            </w:r>
            <w:r w:rsidR="005A1EFF">
              <w:instrText>PAGEREF _Toc375056637 \h</w:instrText>
            </w:r>
            <w:r w:rsidR="005A1EFF">
              <w:fldChar w:fldCharType="separate"/>
            </w:r>
            <w:r w:rsidRPr="4051735D">
              <w:rPr>
                <w:rStyle w:val="Hyperlink"/>
              </w:rPr>
              <w:t>7</w:t>
            </w:r>
            <w:r w:rsidR="005A1EFF">
              <w:fldChar w:fldCharType="end"/>
            </w:r>
          </w:hyperlink>
        </w:p>
        <w:p w14:paraId="2B42E6AF" w14:textId="77C2D43A" w:rsidR="005A1EFF" w:rsidRDefault="4051735D" w:rsidP="4051735D">
          <w:pPr>
            <w:pStyle w:val="TOC2"/>
            <w:tabs>
              <w:tab w:val="right" w:leader="dot" w:pos="10455"/>
            </w:tabs>
            <w:rPr>
              <w:rStyle w:val="Hyperlink"/>
              <w:noProof/>
              <w:kern w:val="2"/>
              <w14:ligatures w14:val="standardContextual"/>
            </w:rPr>
          </w:pPr>
          <w:hyperlink w:anchor="_Toc603099101">
            <w:r w:rsidRPr="4051735D">
              <w:rPr>
                <w:rStyle w:val="Hyperlink"/>
              </w:rPr>
              <w:t>Are there open-source encryption tools?</w:t>
            </w:r>
            <w:r w:rsidR="005A1EFF">
              <w:tab/>
            </w:r>
            <w:r w:rsidR="005A1EFF">
              <w:fldChar w:fldCharType="begin"/>
            </w:r>
            <w:r w:rsidR="005A1EFF">
              <w:instrText>PAGEREF _Toc603099101 \h</w:instrText>
            </w:r>
            <w:r w:rsidR="005A1EFF">
              <w:fldChar w:fldCharType="separate"/>
            </w:r>
            <w:r w:rsidRPr="4051735D">
              <w:rPr>
                <w:rStyle w:val="Hyperlink"/>
              </w:rPr>
              <w:t>7</w:t>
            </w:r>
            <w:r w:rsidR="005A1EFF">
              <w:fldChar w:fldCharType="end"/>
            </w:r>
          </w:hyperlink>
        </w:p>
        <w:p w14:paraId="40988803" w14:textId="578662CE" w:rsidR="005A1EFF" w:rsidRDefault="4051735D" w:rsidP="4051735D">
          <w:pPr>
            <w:pStyle w:val="TOC1"/>
            <w:tabs>
              <w:tab w:val="right" w:leader="dot" w:pos="10455"/>
            </w:tabs>
            <w:rPr>
              <w:rStyle w:val="Hyperlink"/>
              <w:noProof/>
              <w:kern w:val="2"/>
              <w14:ligatures w14:val="standardContextual"/>
            </w:rPr>
          </w:pPr>
          <w:hyperlink w:anchor="_Toc1460428938">
            <w:r w:rsidRPr="4051735D">
              <w:rPr>
                <w:rStyle w:val="Hyperlink"/>
              </w:rPr>
              <w:t>Consultancy Goals</w:t>
            </w:r>
            <w:r w:rsidR="005A1EFF">
              <w:tab/>
            </w:r>
            <w:r w:rsidR="005A1EFF">
              <w:fldChar w:fldCharType="begin"/>
            </w:r>
            <w:r w:rsidR="005A1EFF">
              <w:instrText>PAGEREF _Toc1460428938 \h</w:instrText>
            </w:r>
            <w:r w:rsidR="005A1EFF">
              <w:fldChar w:fldCharType="separate"/>
            </w:r>
            <w:r w:rsidRPr="4051735D">
              <w:rPr>
                <w:rStyle w:val="Hyperlink"/>
              </w:rPr>
              <w:t>8</w:t>
            </w:r>
            <w:r w:rsidR="005A1EFF">
              <w:fldChar w:fldCharType="end"/>
            </w:r>
          </w:hyperlink>
        </w:p>
        <w:p w14:paraId="36A6BD06" w14:textId="78349F9B" w:rsidR="005A1EFF" w:rsidRDefault="4051735D" w:rsidP="4051735D">
          <w:pPr>
            <w:pStyle w:val="TOC2"/>
            <w:tabs>
              <w:tab w:val="right" w:leader="dot" w:pos="10455"/>
            </w:tabs>
            <w:rPr>
              <w:rStyle w:val="Hyperlink"/>
              <w:noProof/>
              <w:kern w:val="2"/>
              <w14:ligatures w14:val="standardContextual"/>
            </w:rPr>
          </w:pPr>
          <w:hyperlink w:anchor="_Toc946244978">
            <w:r w:rsidRPr="4051735D">
              <w:rPr>
                <w:rStyle w:val="Hyperlink"/>
              </w:rPr>
              <w:t>What we offer to our clients</w:t>
            </w:r>
            <w:r w:rsidR="005A1EFF">
              <w:tab/>
            </w:r>
            <w:r w:rsidR="005A1EFF">
              <w:fldChar w:fldCharType="begin"/>
            </w:r>
            <w:r w:rsidR="005A1EFF">
              <w:instrText>PAGEREF _Toc946244978 \h</w:instrText>
            </w:r>
            <w:r w:rsidR="005A1EFF">
              <w:fldChar w:fldCharType="separate"/>
            </w:r>
            <w:r w:rsidRPr="4051735D">
              <w:rPr>
                <w:rStyle w:val="Hyperlink"/>
              </w:rPr>
              <w:t>8</w:t>
            </w:r>
            <w:r w:rsidR="005A1EFF">
              <w:fldChar w:fldCharType="end"/>
            </w:r>
          </w:hyperlink>
        </w:p>
        <w:p w14:paraId="35AE522B" w14:textId="66F7DC4D" w:rsidR="005A1EFF" w:rsidRDefault="4051735D" w:rsidP="4051735D">
          <w:pPr>
            <w:pStyle w:val="TOC2"/>
            <w:tabs>
              <w:tab w:val="right" w:leader="dot" w:pos="10455"/>
            </w:tabs>
            <w:rPr>
              <w:rStyle w:val="Hyperlink"/>
              <w:noProof/>
              <w:kern w:val="2"/>
              <w14:ligatures w14:val="standardContextual"/>
            </w:rPr>
          </w:pPr>
          <w:hyperlink w:anchor="_Toc707089801">
            <w:r w:rsidRPr="4051735D">
              <w:rPr>
                <w:rStyle w:val="Hyperlink"/>
              </w:rPr>
              <w:t>Objectives</w:t>
            </w:r>
            <w:r w:rsidR="005A1EFF">
              <w:tab/>
            </w:r>
            <w:r w:rsidR="005A1EFF">
              <w:fldChar w:fldCharType="begin"/>
            </w:r>
            <w:r w:rsidR="005A1EFF">
              <w:instrText>PAGEREF _Toc707089801 \h</w:instrText>
            </w:r>
            <w:r w:rsidR="005A1EFF">
              <w:fldChar w:fldCharType="separate"/>
            </w:r>
            <w:r w:rsidRPr="4051735D">
              <w:rPr>
                <w:rStyle w:val="Hyperlink"/>
              </w:rPr>
              <w:t>8</w:t>
            </w:r>
            <w:r w:rsidR="005A1EFF">
              <w:fldChar w:fldCharType="end"/>
            </w:r>
          </w:hyperlink>
        </w:p>
        <w:p w14:paraId="7B92FDEE" w14:textId="60E7B963" w:rsidR="005A1EFF" w:rsidRDefault="4051735D" w:rsidP="4051735D">
          <w:pPr>
            <w:pStyle w:val="TOC1"/>
            <w:tabs>
              <w:tab w:val="right" w:leader="dot" w:pos="10455"/>
            </w:tabs>
            <w:rPr>
              <w:rStyle w:val="Hyperlink"/>
              <w:noProof/>
              <w:kern w:val="2"/>
              <w14:ligatures w14:val="standardContextual"/>
            </w:rPr>
          </w:pPr>
          <w:hyperlink w:anchor="_Toc1114942014">
            <w:r w:rsidRPr="4051735D">
              <w:rPr>
                <w:rStyle w:val="Hyperlink"/>
              </w:rPr>
              <w:t>Implementation</w:t>
            </w:r>
            <w:r w:rsidR="005A1EFF">
              <w:tab/>
            </w:r>
            <w:r w:rsidR="005A1EFF">
              <w:fldChar w:fldCharType="begin"/>
            </w:r>
            <w:r w:rsidR="005A1EFF">
              <w:instrText>PAGEREF _Toc1114942014 \h</w:instrText>
            </w:r>
            <w:r w:rsidR="005A1EFF">
              <w:fldChar w:fldCharType="separate"/>
            </w:r>
            <w:r w:rsidRPr="4051735D">
              <w:rPr>
                <w:rStyle w:val="Hyperlink"/>
              </w:rPr>
              <w:t>8</w:t>
            </w:r>
            <w:r w:rsidR="005A1EFF">
              <w:fldChar w:fldCharType="end"/>
            </w:r>
          </w:hyperlink>
        </w:p>
        <w:p w14:paraId="51248A26" w14:textId="4BF297D9" w:rsidR="005A1EFF" w:rsidRDefault="4051735D" w:rsidP="4051735D">
          <w:pPr>
            <w:pStyle w:val="TOC2"/>
            <w:tabs>
              <w:tab w:val="right" w:leader="dot" w:pos="10455"/>
            </w:tabs>
            <w:rPr>
              <w:rStyle w:val="Hyperlink"/>
              <w:noProof/>
              <w:kern w:val="2"/>
              <w14:ligatures w14:val="standardContextual"/>
            </w:rPr>
          </w:pPr>
          <w:hyperlink w:anchor="_Toc1557581789">
            <w:r w:rsidRPr="4051735D">
              <w:rPr>
                <w:rStyle w:val="Hyperlink"/>
              </w:rPr>
              <w:t>Website</w:t>
            </w:r>
            <w:r w:rsidR="005A1EFF">
              <w:tab/>
            </w:r>
            <w:r w:rsidR="005A1EFF">
              <w:fldChar w:fldCharType="begin"/>
            </w:r>
            <w:r w:rsidR="005A1EFF">
              <w:instrText>PAGEREF _Toc1557581789 \h</w:instrText>
            </w:r>
            <w:r w:rsidR="005A1EFF">
              <w:fldChar w:fldCharType="separate"/>
            </w:r>
            <w:r w:rsidRPr="4051735D">
              <w:rPr>
                <w:rStyle w:val="Hyperlink"/>
              </w:rPr>
              <w:t>8</w:t>
            </w:r>
            <w:r w:rsidR="005A1EFF">
              <w:fldChar w:fldCharType="end"/>
            </w:r>
          </w:hyperlink>
        </w:p>
        <w:p w14:paraId="01D4A2DC" w14:textId="6656080D" w:rsidR="005A1EFF" w:rsidRDefault="4051735D" w:rsidP="4051735D">
          <w:pPr>
            <w:pStyle w:val="TOC3"/>
            <w:tabs>
              <w:tab w:val="right" w:leader="dot" w:pos="10455"/>
            </w:tabs>
            <w:rPr>
              <w:rStyle w:val="Hyperlink"/>
              <w:noProof/>
              <w:kern w:val="2"/>
              <w14:ligatures w14:val="standardContextual"/>
            </w:rPr>
          </w:pPr>
          <w:hyperlink w:anchor="_Toc1001174883">
            <w:r w:rsidRPr="4051735D">
              <w:rPr>
                <w:rStyle w:val="Hyperlink"/>
              </w:rPr>
              <w:t>First draft:</w:t>
            </w:r>
            <w:r w:rsidR="005A1EFF">
              <w:tab/>
            </w:r>
            <w:r w:rsidR="005A1EFF">
              <w:fldChar w:fldCharType="begin"/>
            </w:r>
            <w:r w:rsidR="005A1EFF">
              <w:instrText>PAGEREF _Toc1001174883 \h</w:instrText>
            </w:r>
            <w:r w:rsidR="005A1EFF">
              <w:fldChar w:fldCharType="separate"/>
            </w:r>
            <w:r w:rsidRPr="4051735D">
              <w:rPr>
                <w:rStyle w:val="Hyperlink"/>
              </w:rPr>
              <w:t>8</w:t>
            </w:r>
            <w:r w:rsidR="005A1EFF">
              <w:fldChar w:fldCharType="end"/>
            </w:r>
          </w:hyperlink>
        </w:p>
        <w:p w14:paraId="5578773C" w14:textId="397644FD" w:rsidR="005A1EFF" w:rsidRDefault="4051735D" w:rsidP="4051735D">
          <w:pPr>
            <w:pStyle w:val="TOC3"/>
            <w:tabs>
              <w:tab w:val="right" w:leader="dot" w:pos="10455"/>
            </w:tabs>
            <w:rPr>
              <w:rStyle w:val="Hyperlink"/>
              <w:noProof/>
              <w:kern w:val="2"/>
              <w14:ligatures w14:val="standardContextual"/>
            </w:rPr>
          </w:pPr>
          <w:hyperlink w:anchor="_Toc322427093">
            <w:r w:rsidRPr="4051735D">
              <w:rPr>
                <w:rStyle w:val="Hyperlink"/>
              </w:rPr>
              <w:t>Service Examples Implemented:</w:t>
            </w:r>
            <w:r w:rsidR="005A1EFF">
              <w:tab/>
            </w:r>
            <w:r w:rsidR="005A1EFF">
              <w:fldChar w:fldCharType="begin"/>
            </w:r>
            <w:r w:rsidR="005A1EFF">
              <w:instrText>PAGEREF _Toc322427093 \h</w:instrText>
            </w:r>
            <w:r w:rsidR="005A1EFF">
              <w:fldChar w:fldCharType="separate"/>
            </w:r>
            <w:r w:rsidRPr="4051735D">
              <w:rPr>
                <w:rStyle w:val="Hyperlink"/>
              </w:rPr>
              <w:t>8</w:t>
            </w:r>
            <w:r w:rsidR="005A1EFF">
              <w:fldChar w:fldCharType="end"/>
            </w:r>
          </w:hyperlink>
        </w:p>
        <w:p w14:paraId="0983242D" w14:textId="2BE3CB98" w:rsidR="005A1EFF" w:rsidRDefault="4051735D" w:rsidP="4051735D">
          <w:pPr>
            <w:pStyle w:val="TOC3"/>
            <w:tabs>
              <w:tab w:val="right" w:leader="dot" w:pos="10455"/>
            </w:tabs>
            <w:rPr>
              <w:rStyle w:val="Hyperlink"/>
              <w:noProof/>
              <w:kern w:val="2"/>
              <w14:ligatures w14:val="standardContextual"/>
            </w:rPr>
          </w:pPr>
          <w:hyperlink w:anchor="_Toc2128928433">
            <w:r w:rsidRPr="4051735D">
              <w:rPr>
                <w:rStyle w:val="Hyperlink"/>
              </w:rPr>
              <w:t>New Demos:</w:t>
            </w:r>
            <w:r w:rsidR="005A1EFF">
              <w:tab/>
            </w:r>
            <w:r w:rsidR="005A1EFF">
              <w:fldChar w:fldCharType="begin"/>
            </w:r>
            <w:r w:rsidR="005A1EFF">
              <w:instrText>PAGEREF _Toc2128928433 \h</w:instrText>
            </w:r>
            <w:r w:rsidR="005A1EFF">
              <w:fldChar w:fldCharType="separate"/>
            </w:r>
            <w:r w:rsidRPr="4051735D">
              <w:rPr>
                <w:rStyle w:val="Hyperlink"/>
              </w:rPr>
              <w:t>8</w:t>
            </w:r>
            <w:r w:rsidR="005A1EFF">
              <w:fldChar w:fldCharType="end"/>
            </w:r>
          </w:hyperlink>
        </w:p>
        <w:p w14:paraId="070F81A2" w14:textId="7DD3EC53" w:rsidR="005A1EFF" w:rsidRDefault="4051735D" w:rsidP="4051735D">
          <w:pPr>
            <w:pStyle w:val="TOC3"/>
            <w:tabs>
              <w:tab w:val="right" w:leader="dot" w:pos="10455"/>
            </w:tabs>
            <w:rPr>
              <w:rStyle w:val="Hyperlink"/>
              <w:noProof/>
              <w:kern w:val="2"/>
              <w14:ligatures w14:val="standardContextual"/>
            </w:rPr>
          </w:pPr>
          <w:hyperlink w:anchor="_Toc488768677">
            <w:r w:rsidRPr="4051735D">
              <w:rPr>
                <w:rStyle w:val="Hyperlink"/>
              </w:rPr>
              <w:t>Four Sub sections:</w:t>
            </w:r>
            <w:r w:rsidR="005A1EFF">
              <w:tab/>
            </w:r>
            <w:r w:rsidR="005A1EFF">
              <w:fldChar w:fldCharType="begin"/>
            </w:r>
            <w:r w:rsidR="005A1EFF">
              <w:instrText>PAGEREF _Toc488768677 \h</w:instrText>
            </w:r>
            <w:r w:rsidR="005A1EFF">
              <w:fldChar w:fldCharType="separate"/>
            </w:r>
            <w:r w:rsidRPr="4051735D">
              <w:rPr>
                <w:rStyle w:val="Hyperlink"/>
              </w:rPr>
              <w:t>8</w:t>
            </w:r>
            <w:r w:rsidR="005A1EFF">
              <w:fldChar w:fldCharType="end"/>
            </w:r>
          </w:hyperlink>
        </w:p>
        <w:p w14:paraId="3C4E4547" w14:textId="424A1756" w:rsidR="4051735D" w:rsidRDefault="4051735D" w:rsidP="4051735D">
          <w:pPr>
            <w:pStyle w:val="TOC3"/>
            <w:tabs>
              <w:tab w:val="right" w:leader="dot" w:pos="10455"/>
            </w:tabs>
            <w:rPr>
              <w:rStyle w:val="Hyperlink"/>
            </w:rPr>
          </w:pPr>
          <w:hyperlink w:anchor="_Toc2062585661">
            <w:r w:rsidRPr="4051735D">
              <w:rPr>
                <w:rStyle w:val="Hyperlink"/>
              </w:rPr>
              <w:t>Current Website at time of report draft:</w:t>
            </w:r>
            <w:r>
              <w:tab/>
            </w:r>
            <w:r>
              <w:fldChar w:fldCharType="begin"/>
            </w:r>
            <w:r>
              <w:instrText>PAGEREF _Toc2062585661 \h</w:instrText>
            </w:r>
            <w:r>
              <w:fldChar w:fldCharType="separate"/>
            </w:r>
            <w:r w:rsidRPr="4051735D">
              <w:rPr>
                <w:rStyle w:val="Hyperlink"/>
              </w:rPr>
              <w:t>8</w:t>
            </w:r>
            <w:r>
              <w:fldChar w:fldCharType="end"/>
            </w:r>
          </w:hyperlink>
        </w:p>
        <w:p w14:paraId="55D49601" w14:textId="2D59E6F7" w:rsidR="4051735D" w:rsidRDefault="4051735D" w:rsidP="4051735D">
          <w:pPr>
            <w:pStyle w:val="TOC2"/>
            <w:tabs>
              <w:tab w:val="right" w:leader="dot" w:pos="10455"/>
            </w:tabs>
            <w:rPr>
              <w:rStyle w:val="Hyperlink"/>
            </w:rPr>
          </w:pPr>
          <w:hyperlink w:anchor="_Toc777217334">
            <w:r w:rsidRPr="4051735D">
              <w:rPr>
                <w:rStyle w:val="Hyperlink"/>
              </w:rPr>
              <w:t>Demonstration</w:t>
            </w:r>
            <w:r>
              <w:tab/>
            </w:r>
            <w:r>
              <w:fldChar w:fldCharType="begin"/>
            </w:r>
            <w:r>
              <w:instrText>PAGEREF _Toc777217334 \h</w:instrText>
            </w:r>
            <w:r>
              <w:fldChar w:fldCharType="separate"/>
            </w:r>
            <w:r w:rsidRPr="4051735D">
              <w:rPr>
                <w:rStyle w:val="Hyperlink"/>
              </w:rPr>
              <w:t>8</w:t>
            </w:r>
            <w:r>
              <w:fldChar w:fldCharType="end"/>
            </w:r>
          </w:hyperlink>
        </w:p>
        <w:p w14:paraId="631FC659" w14:textId="33A10466" w:rsidR="4051735D" w:rsidRDefault="4051735D" w:rsidP="4051735D">
          <w:pPr>
            <w:pStyle w:val="TOC1"/>
            <w:tabs>
              <w:tab w:val="right" w:leader="dot" w:pos="10455"/>
            </w:tabs>
            <w:rPr>
              <w:rStyle w:val="Hyperlink"/>
            </w:rPr>
          </w:pPr>
          <w:hyperlink w:anchor="_Toc799215354">
            <w:r w:rsidRPr="4051735D">
              <w:rPr>
                <w:rStyle w:val="Hyperlink"/>
              </w:rPr>
              <w:t>Weekly Trello:</w:t>
            </w:r>
            <w:r>
              <w:tab/>
            </w:r>
            <w:r>
              <w:fldChar w:fldCharType="begin"/>
            </w:r>
            <w:r>
              <w:instrText>PAGEREF _Toc799215354 \h</w:instrText>
            </w:r>
            <w:r>
              <w:fldChar w:fldCharType="separate"/>
            </w:r>
            <w:r w:rsidRPr="4051735D">
              <w:rPr>
                <w:rStyle w:val="Hyperlink"/>
              </w:rPr>
              <w:t>8</w:t>
            </w:r>
            <w:r>
              <w:fldChar w:fldCharType="end"/>
            </w:r>
          </w:hyperlink>
        </w:p>
        <w:p w14:paraId="01B495FF" w14:textId="7790AD84" w:rsidR="4051735D" w:rsidRDefault="4051735D" w:rsidP="4051735D">
          <w:pPr>
            <w:pStyle w:val="TOC2"/>
            <w:tabs>
              <w:tab w:val="right" w:leader="dot" w:pos="10455"/>
            </w:tabs>
            <w:rPr>
              <w:rStyle w:val="Hyperlink"/>
            </w:rPr>
          </w:pPr>
          <w:hyperlink w:anchor="_Toc904240004">
            <w:r w:rsidRPr="4051735D">
              <w:rPr>
                <w:rStyle w:val="Hyperlink"/>
              </w:rPr>
              <w:t>Week 3:</w:t>
            </w:r>
            <w:r>
              <w:tab/>
            </w:r>
            <w:r>
              <w:fldChar w:fldCharType="begin"/>
            </w:r>
            <w:r>
              <w:instrText>PAGEREF _Toc904240004 \h</w:instrText>
            </w:r>
            <w:r>
              <w:fldChar w:fldCharType="separate"/>
            </w:r>
            <w:r w:rsidRPr="4051735D">
              <w:rPr>
                <w:rStyle w:val="Hyperlink"/>
              </w:rPr>
              <w:t>8</w:t>
            </w:r>
            <w:r>
              <w:fldChar w:fldCharType="end"/>
            </w:r>
          </w:hyperlink>
        </w:p>
        <w:p w14:paraId="7CF0E267" w14:textId="65C62A36" w:rsidR="4051735D" w:rsidRDefault="4051735D" w:rsidP="4051735D">
          <w:pPr>
            <w:pStyle w:val="TOC2"/>
            <w:tabs>
              <w:tab w:val="right" w:leader="dot" w:pos="10455"/>
            </w:tabs>
            <w:rPr>
              <w:rStyle w:val="Hyperlink"/>
            </w:rPr>
          </w:pPr>
          <w:hyperlink w:anchor="_Toc1752424238">
            <w:r w:rsidRPr="4051735D">
              <w:rPr>
                <w:rStyle w:val="Hyperlink"/>
              </w:rPr>
              <w:t>Week 4:</w:t>
            </w:r>
            <w:r>
              <w:tab/>
            </w:r>
            <w:r>
              <w:fldChar w:fldCharType="begin"/>
            </w:r>
            <w:r>
              <w:instrText>PAGEREF _Toc1752424238 \h</w:instrText>
            </w:r>
            <w:r>
              <w:fldChar w:fldCharType="separate"/>
            </w:r>
            <w:r w:rsidRPr="4051735D">
              <w:rPr>
                <w:rStyle w:val="Hyperlink"/>
              </w:rPr>
              <w:t>8</w:t>
            </w:r>
            <w:r>
              <w:fldChar w:fldCharType="end"/>
            </w:r>
          </w:hyperlink>
        </w:p>
        <w:p w14:paraId="5B353569" w14:textId="3C6624CE" w:rsidR="4051735D" w:rsidRDefault="4051735D" w:rsidP="4051735D">
          <w:pPr>
            <w:pStyle w:val="TOC2"/>
            <w:tabs>
              <w:tab w:val="right" w:leader="dot" w:pos="10455"/>
            </w:tabs>
            <w:rPr>
              <w:rStyle w:val="Hyperlink"/>
            </w:rPr>
          </w:pPr>
          <w:hyperlink w:anchor="_Toc612256948">
            <w:r w:rsidRPr="4051735D">
              <w:rPr>
                <w:rStyle w:val="Hyperlink"/>
              </w:rPr>
              <w:t>Week 5</w:t>
            </w:r>
            <w:r>
              <w:tab/>
            </w:r>
            <w:r>
              <w:fldChar w:fldCharType="begin"/>
            </w:r>
            <w:r>
              <w:instrText>PAGEREF _Toc612256948 \h</w:instrText>
            </w:r>
            <w:r>
              <w:fldChar w:fldCharType="separate"/>
            </w:r>
            <w:r w:rsidRPr="4051735D">
              <w:rPr>
                <w:rStyle w:val="Hyperlink"/>
              </w:rPr>
              <w:t>8</w:t>
            </w:r>
            <w:r>
              <w:fldChar w:fldCharType="end"/>
            </w:r>
          </w:hyperlink>
        </w:p>
        <w:p w14:paraId="197F1C56" w14:textId="570F2F11" w:rsidR="4051735D" w:rsidRDefault="4051735D" w:rsidP="4051735D">
          <w:pPr>
            <w:pStyle w:val="TOC1"/>
            <w:tabs>
              <w:tab w:val="right" w:leader="dot" w:pos="10455"/>
            </w:tabs>
            <w:rPr>
              <w:rStyle w:val="Hyperlink"/>
            </w:rPr>
          </w:pPr>
          <w:hyperlink w:anchor="_Toc2031049391">
            <w:r w:rsidRPr="4051735D">
              <w:rPr>
                <w:rStyle w:val="Hyperlink"/>
              </w:rPr>
              <w:t>Website Progression</w:t>
            </w:r>
            <w:r>
              <w:tab/>
            </w:r>
            <w:r>
              <w:fldChar w:fldCharType="begin"/>
            </w:r>
            <w:r>
              <w:instrText>PAGEREF _Toc2031049391 \h</w:instrText>
            </w:r>
            <w:r>
              <w:fldChar w:fldCharType="separate"/>
            </w:r>
            <w:r w:rsidRPr="4051735D">
              <w:rPr>
                <w:rStyle w:val="Hyperlink"/>
              </w:rPr>
              <w:t>8</w:t>
            </w:r>
            <w:r>
              <w:fldChar w:fldCharType="end"/>
            </w:r>
          </w:hyperlink>
        </w:p>
        <w:p w14:paraId="28E6D8BD" w14:textId="049CD472" w:rsidR="4051735D" w:rsidRDefault="4051735D" w:rsidP="4051735D">
          <w:pPr>
            <w:pStyle w:val="TOC1"/>
            <w:tabs>
              <w:tab w:val="right" w:leader="dot" w:pos="10455"/>
            </w:tabs>
            <w:rPr>
              <w:rStyle w:val="Hyperlink"/>
            </w:rPr>
          </w:pPr>
          <w:hyperlink w:anchor="_Toc1591065055">
            <w:r w:rsidRPr="4051735D">
              <w:rPr>
                <w:rStyle w:val="Hyperlink"/>
              </w:rPr>
              <w:t>Sources</w:t>
            </w:r>
            <w:r>
              <w:tab/>
            </w:r>
            <w:r>
              <w:fldChar w:fldCharType="begin"/>
            </w:r>
            <w:r>
              <w:instrText>PAGEREF _Toc1591065055 \h</w:instrText>
            </w:r>
            <w:r>
              <w:fldChar w:fldCharType="separate"/>
            </w:r>
            <w:r w:rsidRPr="4051735D">
              <w:rPr>
                <w:rStyle w:val="Hyperlink"/>
              </w:rPr>
              <w:t>8</w:t>
            </w:r>
            <w:r>
              <w:fldChar w:fldCharType="end"/>
            </w:r>
          </w:hyperlink>
        </w:p>
        <w:p w14:paraId="6B137EF2" w14:textId="71C51DB3" w:rsidR="4051735D" w:rsidRDefault="4051735D" w:rsidP="4051735D">
          <w:pPr>
            <w:pStyle w:val="TOC2"/>
            <w:tabs>
              <w:tab w:val="right" w:leader="dot" w:pos="10455"/>
            </w:tabs>
            <w:rPr>
              <w:rStyle w:val="Hyperlink"/>
            </w:rPr>
          </w:pPr>
          <w:hyperlink w:anchor="_Toc1723694828">
            <w:r w:rsidRPr="4051735D">
              <w:rPr>
                <w:rStyle w:val="Hyperlink"/>
              </w:rPr>
              <w:t>Background Research</w:t>
            </w:r>
            <w:r>
              <w:tab/>
            </w:r>
            <w:r>
              <w:fldChar w:fldCharType="begin"/>
            </w:r>
            <w:r>
              <w:instrText>PAGEREF _Toc1723694828 \h</w:instrText>
            </w:r>
            <w:r>
              <w:fldChar w:fldCharType="separate"/>
            </w:r>
            <w:r w:rsidRPr="4051735D">
              <w:rPr>
                <w:rStyle w:val="Hyperlink"/>
              </w:rPr>
              <w:t>8</w:t>
            </w:r>
            <w:r>
              <w:fldChar w:fldCharType="end"/>
            </w:r>
          </w:hyperlink>
          <w:r>
            <w:fldChar w:fldCharType="end"/>
          </w:r>
        </w:p>
      </w:sdtContent>
    </w:sdt>
    <w:p w14:paraId="50DD9C6E" w14:textId="4258C320" w:rsidR="005A1EFF" w:rsidRDefault="005A1EFF" w:rsidP="6BC8E18C">
      <w:pPr>
        <w:rPr>
          <w:b/>
          <w:bCs/>
          <w:noProof/>
        </w:rPr>
      </w:pPr>
    </w:p>
    <w:p w14:paraId="0FE2CB8B" w14:textId="012AAAC0" w:rsidR="00204B41" w:rsidRPr="005A1EFF" w:rsidRDefault="00204B41" w:rsidP="6BC8E18C">
      <w:pPr>
        <w:rPr>
          <w:b/>
          <w:bCs/>
          <w:noProof/>
        </w:rPr>
      </w:pPr>
      <w:r>
        <w:br w:type="page"/>
      </w:r>
    </w:p>
    <w:p w14:paraId="14CECFA8" w14:textId="77777777" w:rsidR="005A1EFF" w:rsidRDefault="005A1EFF">
      <w:pPr>
        <w:spacing w:before="0" w:after="80" w:line="240" w:lineRule="auto"/>
        <w:rPr>
          <w:rStyle w:val="Hyperlink"/>
          <w:b/>
          <w:bCs/>
          <w:color w:val="4C3978" w:themeColor="accent1" w:themeShade="BF"/>
          <w:sz w:val="32"/>
          <w:szCs w:val="32"/>
          <w:u w:val="none"/>
        </w:rPr>
      </w:pPr>
    </w:p>
    <w:p w14:paraId="0CB25B46" w14:textId="77777777" w:rsidR="005A1EFF" w:rsidRDefault="005A1EFF">
      <w:pPr>
        <w:spacing w:before="0" w:after="80" w:line="240" w:lineRule="auto"/>
        <w:rPr>
          <w:rStyle w:val="Hyperlink"/>
          <w:b/>
          <w:bCs/>
          <w:color w:val="4C3978" w:themeColor="accent1" w:themeShade="BF"/>
          <w:sz w:val="32"/>
          <w:szCs w:val="32"/>
          <w:u w:val="none"/>
        </w:rPr>
      </w:pPr>
    </w:p>
    <w:p w14:paraId="6E985194" w14:textId="77777777" w:rsidR="005A1EFF" w:rsidRDefault="005A1EFF">
      <w:pPr>
        <w:spacing w:before="0" w:after="80" w:line="240" w:lineRule="auto"/>
        <w:rPr>
          <w:rStyle w:val="Hyperlink"/>
          <w:b/>
          <w:bCs/>
          <w:color w:val="4C3978" w:themeColor="accent1" w:themeShade="BF"/>
          <w:sz w:val="32"/>
          <w:szCs w:val="32"/>
          <w:u w:val="none"/>
        </w:rPr>
      </w:pPr>
    </w:p>
    <w:p w14:paraId="674596D6" w14:textId="77777777" w:rsidR="005A1EFF" w:rsidRDefault="005A1EFF">
      <w:pPr>
        <w:spacing w:before="0" w:after="80" w:line="240" w:lineRule="auto"/>
        <w:rPr>
          <w:rStyle w:val="Hyperlink"/>
          <w:b/>
          <w:bCs/>
          <w:color w:val="4C3978" w:themeColor="accent1" w:themeShade="BF"/>
          <w:sz w:val="32"/>
          <w:szCs w:val="32"/>
          <w:u w:val="none"/>
        </w:rPr>
      </w:pPr>
    </w:p>
    <w:p w14:paraId="091B383D" w14:textId="77777777" w:rsidR="005A1EFF" w:rsidRDefault="005A1EFF">
      <w:pPr>
        <w:spacing w:before="0" w:after="80" w:line="240" w:lineRule="auto"/>
        <w:rPr>
          <w:rStyle w:val="Hyperlink"/>
          <w:b/>
          <w:bCs/>
          <w:color w:val="4C3978" w:themeColor="accent1" w:themeShade="BF"/>
          <w:sz w:val="32"/>
          <w:szCs w:val="32"/>
          <w:u w:val="none"/>
        </w:rPr>
      </w:pPr>
    </w:p>
    <w:p w14:paraId="36A412AA" w14:textId="77777777" w:rsidR="005A1EFF" w:rsidRDefault="005A1EFF">
      <w:pPr>
        <w:spacing w:before="0" w:after="80" w:line="240" w:lineRule="auto"/>
        <w:rPr>
          <w:rStyle w:val="Hyperlink"/>
          <w:b/>
          <w:bCs/>
          <w:color w:val="4C3978" w:themeColor="accent1" w:themeShade="BF"/>
          <w:sz w:val="32"/>
          <w:szCs w:val="32"/>
          <w:u w:val="none"/>
        </w:rPr>
      </w:pPr>
    </w:p>
    <w:p w14:paraId="1C61A092" w14:textId="77777777" w:rsidR="005A1EFF" w:rsidRDefault="005A1EFF">
      <w:pPr>
        <w:spacing w:before="0" w:after="80" w:line="240" w:lineRule="auto"/>
        <w:rPr>
          <w:rStyle w:val="Hyperlink"/>
          <w:b/>
          <w:bCs/>
          <w:color w:val="4C3978" w:themeColor="accent1" w:themeShade="BF"/>
          <w:sz w:val="32"/>
          <w:szCs w:val="32"/>
          <w:u w:val="none"/>
        </w:rPr>
      </w:pPr>
    </w:p>
    <w:p w14:paraId="2E8A2537" w14:textId="4F6CCF82" w:rsidR="005A1EFF" w:rsidRDefault="005A1EFF">
      <w:pPr>
        <w:spacing w:before="0" w:after="80" w:line="240" w:lineRule="auto"/>
        <w:rPr>
          <w:rStyle w:val="Hyperlink"/>
          <w:b/>
          <w:bCs/>
          <w:color w:val="4C3978" w:themeColor="accent1" w:themeShade="BF"/>
          <w:sz w:val="32"/>
          <w:szCs w:val="32"/>
          <w:u w:val="none"/>
        </w:rPr>
      </w:pPr>
      <w:r>
        <w:rPr>
          <w:rStyle w:val="Hyperlink"/>
          <w:b/>
          <w:bCs/>
          <w:color w:val="4C3978" w:themeColor="accent1" w:themeShade="BF"/>
          <w:sz w:val="32"/>
          <w:szCs w:val="32"/>
          <w:u w:val="none"/>
        </w:rPr>
        <w:br w:type="page"/>
      </w:r>
    </w:p>
    <w:p w14:paraId="492B2B52" w14:textId="77777777" w:rsidR="5E36C461" w:rsidRPr="00FA6CC4" w:rsidRDefault="5E36C461" w:rsidP="00FA6CC4">
      <w:pPr>
        <w:spacing w:before="0" w:after="80" w:line="240" w:lineRule="auto"/>
        <w:rPr>
          <w:rStyle w:val="Hyperlink"/>
          <w:b/>
          <w:bCs/>
          <w:color w:val="4C3978" w:themeColor="accent1" w:themeShade="BF"/>
          <w:sz w:val="32"/>
          <w:szCs w:val="32"/>
          <w:u w:val="none"/>
        </w:rPr>
      </w:pPr>
    </w:p>
    <w:p w14:paraId="2691E37D" w14:textId="600E1AFA" w:rsidR="00F93D56" w:rsidRDefault="00F93D56" w:rsidP="6BC8E18C">
      <w:pPr>
        <w:pStyle w:val="Heading1"/>
      </w:pPr>
      <w:bookmarkStart w:id="1" w:name="_Toc210852412"/>
      <w:bookmarkStart w:id="2" w:name="_Toc1174261024"/>
      <w:bookmarkStart w:id="3" w:name="_Toc210852547"/>
      <w:bookmarkStart w:id="4" w:name="_Toc210852631"/>
      <w:bookmarkStart w:id="5" w:name="_Toc210855519"/>
      <w:bookmarkStart w:id="6" w:name="_Toc210855907"/>
      <w:bookmarkStart w:id="7" w:name="_Toc740625030"/>
      <w:bookmarkStart w:id="8" w:name="_Toc350460813"/>
      <w:r>
        <w:t>Introduction</w:t>
      </w:r>
      <w:bookmarkEnd w:id="1"/>
      <w:bookmarkEnd w:id="2"/>
      <w:bookmarkEnd w:id="3"/>
      <w:bookmarkEnd w:id="4"/>
      <w:bookmarkEnd w:id="5"/>
      <w:bookmarkEnd w:id="6"/>
      <w:bookmarkEnd w:id="7"/>
      <w:bookmarkEnd w:id="8"/>
    </w:p>
    <w:p w14:paraId="413BBB48" w14:textId="0FA04B06" w:rsidR="05B1AA4B" w:rsidRDefault="05B1AA4B" w:rsidP="6BC8E18C">
      <w:r w:rsidRPr="6BC8E18C">
        <w:t>Encryptix is a cybersecurity consultancy dedicated to providing expert encryption solutions and data protection services for veterinary clinics and local to regional businesses. In an increasingly digital world, these organisations often handle sensitive information such as client details, medical records, and financial data without the benefit of a dedicated cybersecurity team. This leaves them exposed to threats such as ransomware, data theft, and system breaches.</w:t>
      </w:r>
    </w:p>
    <w:p w14:paraId="38190B29" w14:textId="1CD25EB9" w:rsidR="05B1AA4B" w:rsidRDefault="05B1AA4B" w:rsidP="6BC8E18C">
      <w:r w:rsidRPr="6BC8E18C">
        <w:t xml:space="preserve">Our consultancy was founded to bridge this gap by offering both consultative guidance and hands-on encryption implementation. We work directly with clients to assess their security needs, apply suitable encryption methods, and ensure all data whether stored, transmitted, or backed </w:t>
      </w:r>
      <w:r w:rsidR="6B589D18" w:rsidRPr="6BC8E18C">
        <w:t>up is</w:t>
      </w:r>
      <w:r w:rsidRPr="6BC8E18C">
        <w:t xml:space="preserve"> fully protected. Beyond technical solutions, Encryptix also focuses on training staff to understand encryption practices and maintain secure digital habits.</w:t>
      </w:r>
    </w:p>
    <w:p w14:paraId="242115D3" w14:textId="234C0AC6" w:rsidR="05B1AA4B" w:rsidRDefault="05B1AA4B" w:rsidP="6BC8E18C">
      <w:r w:rsidRPr="6BC8E18C">
        <w:t>The goal of Encryptix is to make strong, reliable encryption accessible to smaller organisations, helping them achieve compliance, strengthen data integrity, and build long-term resilience against cyber threats.</w:t>
      </w:r>
    </w:p>
    <w:p w14:paraId="354F0CD6" w14:textId="76A1F67F" w:rsidR="6BC8E18C" w:rsidRDefault="6BC8E18C" w:rsidP="6BC8E18C"/>
    <w:p w14:paraId="3CDDFDEE" w14:textId="434C7BE6" w:rsidR="3DA8C78C" w:rsidRDefault="3DA8C78C" w:rsidP="6BC8E18C">
      <w:r>
        <w:br w:type="page"/>
      </w:r>
    </w:p>
    <w:p w14:paraId="3D1CD9BA" w14:textId="1213C8F8" w:rsidR="355D07D3" w:rsidRDefault="355D07D3" w:rsidP="6BC8E18C">
      <w:pPr>
        <w:pStyle w:val="Heading1"/>
      </w:pPr>
      <w:bookmarkStart w:id="9" w:name="_Toc210852413"/>
      <w:bookmarkStart w:id="10" w:name="_Toc1139873908"/>
      <w:bookmarkStart w:id="11" w:name="_Toc210852548"/>
      <w:bookmarkStart w:id="12" w:name="_Toc210852632"/>
      <w:bookmarkStart w:id="13" w:name="_Toc210855520"/>
      <w:bookmarkStart w:id="14" w:name="_Toc210855908"/>
      <w:bookmarkStart w:id="15" w:name="_Toc1078947725"/>
      <w:bookmarkStart w:id="16" w:name="_Toc1853513394"/>
      <w:r>
        <w:t>Background Research</w:t>
      </w:r>
      <w:bookmarkEnd w:id="9"/>
      <w:bookmarkEnd w:id="10"/>
      <w:bookmarkEnd w:id="11"/>
      <w:bookmarkEnd w:id="12"/>
      <w:bookmarkEnd w:id="13"/>
      <w:bookmarkEnd w:id="14"/>
      <w:bookmarkEnd w:id="15"/>
      <w:bookmarkEnd w:id="16"/>
    </w:p>
    <w:p w14:paraId="3446073D" w14:textId="01348197" w:rsidR="7E4D80A0" w:rsidRDefault="7E4D80A0" w:rsidP="7E4D80A0"/>
    <w:p w14:paraId="3CBF6D04" w14:textId="2B32D118" w:rsidR="7E4D80A0" w:rsidRPr="00366F56" w:rsidRDefault="00366F56" w:rsidP="00366F56">
      <w:pPr>
        <w:pStyle w:val="Heading2"/>
      </w:pPr>
      <w:bookmarkStart w:id="17" w:name="_Toc210852414"/>
      <w:bookmarkStart w:id="18" w:name="_Toc554398204"/>
      <w:bookmarkStart w:id="19" w:name="_Toc210852549"/>
      <w:bookmarkStart w:id="20" w:name="_Toc210852633"/>
      <w:bookmarkStart w:id="21" w:name="_Toc210855521"/>
      <w:bookmarkStart w:id="22" w:name="_Toc210855909"/>
      <w:bookmarkStart w:id="23" w:name="_Toc1948125850"/>
      <w:bookmarkStart w:id="24" w:name="_Toc355298408"/>
      <w:r>
        <w:t>Defining encryption and its subtypes</w:t>
      </w:r>
      <w:bookmarkEnd w:id="17"/>
      <w:bookmarkEnd w:id="18"/>
      <w:bookmarkEnd w:id="19"/>
      <w:bookmarkEnd w:id="20"/>
      <w:bookmarkEnd w:id="21"/>
      <w:bookmarkEnd w:id="22"/>
      <w:bookmarkEnd w:id="23"/>
      <w:bookmarkEnd w:id="24"/>
    </w:p>
    <w:p w14:paraId="2DFE032F" w14:textId="3411C6E3" w:rsidR="201AD45C" w:rsidRDefault="219E7ECB" w:rsidP="201AD45C">
      <w:r>
        <w:t xml:space="preserve">Encryption is the process of </w:t>
      </w:r>
      <w:r w:rsidR="0589C9A5">
        <w:t xml:space="preserve">converting data or information to code to prevent unauthorised access. Encryption can be broken up into 4 separate subtypes </w:t>
      </w:r>
      <w:r w:rsidR="47F5EE9F">
        <w:t>these are Symmetric encryption</w:t>
      </w:r>
      <w:r w:rsidR="0B6ECFFD">
        <w:t>, Asymmetric Encryption, Hashing and Hybrid Encryption</w:t>
      </w:r>
      <w:r w:rsidR="16A74C66">
        <w:t>.</w:t>
      </w:r>
    </w:p>
    <w:p w14:paraId="7432843E" w14:textId="332F7EEE" w:rsidR="28649AC1" w:rsidRDefault="28649AC1"/>
    <w:p w14:paraId="4BEA6822" w14:textId="75689A2E" w:rsidR="630B2800" w:rsidRPr="00366F56" w:rsidRDefault="00366F56" w:rsidP="00366F56">
      <w:pPr>
        <w:pStyle w:val="Heading4"/>
      </w:pPr>
      <w:bookmarkStart w:id="25" w:name="_Toc1693545570"/>
      <w:bookmarkStart w:id="26" w:name="_Toc210852550"/>
      <w:r>
        <w:t>Symmetric encryption</w:t>
      </w:r>
      <w:bookmarkEnd w:id="25"/>
      <w:bookmarkEnd w:id="26"/>
    </w:p>
    <w:p w14:paraId="2CC92F83" w14:textId="1681505E" w:rsidR="5D20D815" w:rsidRDefault="32A4178A" w:rsidP="645A5277">
      <w:r w:rsidRPr="3A6EDB7C">
        <w:t>Symmetric encryption is a method of encryption where the same secret key is used to both encrypt and decrypt data. This key must be securely shared between the sender and receiver before any communication can take place. Because it uses a single key, symmetric encryption is typically faster and more efficient than asymmetric encryption, making it ideal for encrypting large amounts of data such as databases, files, or entire drives.</w:t>
      </w:r>
      <w:r w:rsidR="4DEF6514">
        <w:t xml:space="preserve">  </w:t>
      </w:r>
    </w:p>
    <w:p w14:paraId="10211EEE" w14:textId="43660E67" w:rsidR="645A5277" w:rsidRDefault="4DE24A8B" w:rsidP="645A5277">
      <w:r>
        <w:t xml:space="preserve">However, the main challenge with symmetric encryption lies in </w:t>
      </w:r>
      <w:r w:rsidRPr="10A74C32">
        <w:rPr>
          <w:b/>
          <w:bCs/>
        </w:rPr>
        <w:t>key management</w:t>
      </w:r>
      <w:r>
        <w:t xml:space="preserve"> — securely distributing and storing the key without it being intercepted. If the key is compromised, the encrypted data can be easily decrypted.</w:t>
      </w:r>
    </w:p>
    <w:p w14:paraId="122787BC" w14:textId="5962696B" w:rsidR="3C218A19" w:rsidRDefault="503268CF" w:rsidP="06E43FC0">
      <w:r>
        <w:t xml:space="preserve">An open-source software </w:t>
      </w:r>
      <w:r w:rsidR="51279B95">
        <w:t>that's</w:t>
      </w:r>
      <w:r>
        <w:t xml:space="preserve"> widely used for Symmetric encryption is BitLocker</w:t>
      </w:r>
      <w:r w:rsidR="0795B115">
        <w:t xml:space="preserve"> using the AES algorithm which secures data with a single encryption key</w:t>
      </w:r>
      <w:r w:rsidR="1A3F7B77">
        <w:t xml:space="preserve">. This means that if someone were to steal or lose the physical storage device that the data remains secure since they </w:t>
      </w:r>
      <w:r w:rsidR="676A600A">
        <w:t>don't</w:t>
      </w:r>
      <w:r w:rsidR="1A3F7B77">
        <w:t xml:space="preserve"> have access to the key</w:t>
      </w:r>
      <w:r w:rsidR="5BA3E2C5">
        <w:t>.</w:t>
      </w:r>
    </w:p>
    <w:p w14:paraId="1099B2A5" w14:textId="5524D654" w:rsidR="3C218A19" w:rsidRDefault="49A98459" w:rsidP="4E03AFF1">
      <w:pPr>
        <w:jc w:val="center"/>
        <w:rPr>
          <w:rFonts w:eastAsia="Calibri"/>
        </w:rPr>
      </w:pPr>
      <w:r>
        <w:rPr>
          <w:noProof/>
        </w:rPr>
        <w:drawing>
          <wp:inline distT="0" distB="0" distL="0" distR="0" wp14:anchorId="44958952" wp14:editId="33E865BB">
            <wp:extent cx="4608438" cy="2512491"/>
            <wp:effectExtent l="0" t="0" r="0" b="0"/>
            <wp:docPr id="1633867098" name="drawing"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867098" name=""/>
                    <pic:cNvPicPr/>
                  </pic:nvPicPr>
                  <pic:blipFill>
                    <a:blip r:embed="rId10">
                      <a:extLst>
                        <a:ext uri="{28A0092B-C50C-407E-A947-70E740481C1C}">
                          <a14:useLocalDpi xmlns:a14="http://schemas.microsoft.com/office/drawing/2010/main"/>
                        </a:ext>
                      </a:extLst>
                    </a:blip>
                    <a:stretch>
                      <a:fillRect/>
                    </a:stretch>
                  </pic:blipFill>
                  <pic:spPr>
                    <a:xfrm>
                      <a:off x="0" y="0"/>
                      <a:ext cx="4608438" cy="2512491"/>
                    </a:xfrm>
                    <a:prstGeom prst="rect">
                      <a:avLst/>
                    </a:prstGeom>
                  </pic:spPr>
                </pic:pic>
              </a:graphicData>
            </a:graphic>
          </wp:inline>
        </w:drawing>
      </w:r>
      <w:r w:rsidR="11AE204A">
        <w:br/>
      </w:r>
    </w:p>
    <w:p w14:paraId="730EEDCA" w14:textId="5012B507" w:rsidR="10A74C32" w:rsidRDefault="10A74C32"/>
    <w:p w14:paraId="29257CA4" w14:textId="083C9B03" w:rsidR="79E8FFD2" w:rsidRDefault="79E8FFD2" w:rsidP="00366F56">
      <w:pPr>
        <w:pStyle w:val="Heading4"/>
      </w:pPr>
      <w:bookmarkStart w:id="27" w:name="_Toc58355191"/>
      <w:bookmarkStart w:id="28" w:name="_Toc210852551"/>
      <w:r>
        <w:t>A</w:t>
      </w:r>
      <w:r w:rsidR="7F02AE68">
        <w:t>symmetric</w:t>
      </w:r>
      <w:r>
        <w:t xml:space="preserve"> Encryption</w:t>
      </w:r>
      <w:bookmarkEnd w:id="27"/>
      <w:bookmarkEnd w:id="28"/>
    </w:p>
    <w:p w14:paraId="385CB766" w14:textId="0FFE7910" w:rsidR="5D20D815" w:rsidRDefault="51EB05AB" w:rsidP="5D20D815">
      <w:r>
        <w:t>Asymmetric encryption (can also be known as public-key encryption)</w:t>
      </w:r>
      <w:r w:rsidR="2774C789">
        <w:t xml:space="preserve"> uses two keys instead of one like with symmetric encryption </w:t>
      </w:r>
      <w:r w:rsidR="2774C789" w:rsidRPr="3371640F">
        <w:t>a public key for encryption and a private key for decryption. The public key can be shared openly, while the private key must be kept secret by the owner. When someone encrypts data with a recipient’s public key, only that recipient’s private key can decrypt it, ensuring confidentiality and secure communication even over untrusted networks.</w:t>
      </w:r>
    </w:p>
    <w:p w14:paraId="77E057DE" w14:textId="74000A86" w:rsidR="575D2111" w:rsidRDefault="575D2111" w:rsidP="575D2111"/>
    <w:p w14:paraId="430BCE82" w14:textId="65684D62" w:rsidR="575D2111" w:rsidRDefault="3FB19578" w:rsidP="575D2111">
      <w:r w:rsidRPr="50A14B33">
        <w:t>Unlike symmetric encryption, where the same key must be securely shared between parties, asymmetric encryption eliminates the need for direct key exchange, reducing the risk of interception. However, this comes at a cost — asymmetric encryption requires significantly more computational power, making it slower and less efficient for encrypting large volumes of data.</w:t>
      </w:r>
    </w:p>
    <w:p w14:paraId="3D85FB66" w14:textId="2086CC6D" w:rsidR="50A14B33" w:rsidRDefault="50A14B33" w:rsidP="50A14B33"/>
    <w:p w14:paraId="6EC1626C" w14:textId="427A109D" w:rsidR="3FB19578" w:rsidRDefault="3FB19578" w:rsidP="50A14B33">
      <w:r>
        <w:t>To overcome this, asymmetric encryption is often used to securely exchange keys or verify digital signatures rather than encrypt full data sets. Once the keys are exchanged, symmetric encryption can then be used for faster data transmission. Common asymmetric algorithms include</w:t>
      </w:r>
      <w:r w:rsidRPr="7A214FBD">
        <w:rPr>
          <w:b/>
          <w:bCs/>
        </w:rPr>
        <w:t xml:space="preserve"> </w:t>
      </w:r>
      <w:r>
        <w:t>RSA (Rivest–Shamir–Adleman), Elliptic Curve Cryptography (ECC), and Diffie–Hellman key exchange, all of which form the backbone of secure online communication, including HTTPS and email encryption.</w:t>
      </w:r>
    </w:p>
    <w:p w14:paraId="4A1BC73C" w14:textId="175A6898" w:rsidR="7A214FBD" w:rsidRDefault="7A214FBD"/>
    <w:p w14:paraId="48368068" w14:textId="010D0C14" w:rsidR="71D10B51" w:rsidRDefault="71D10B51">
      <w:pPr>
        <w:rPr>
          <w:rFonts w:eastAsia="Calibri"/>
        </w:rPr>
      </w:pPr>
      <w:r>
        <w:t xml:space="preserve">An example of an </w:t>
      </w:r>
      <w:r w:rsidR="7076934D">
        <w:t xml:space="preserve">open-source program that uses asymmetric encryption is OpenSSL which provides the </w:t>
      </w:r>
      <w:r w:rsidR="2D53737C">
        <w:t>asymmetric</w:t>
      </w:r>
      <w:r w:rsidR="7076934D">
        <w:t xml:space="preserve"> key pairs during the TLS ha</w:t>
      </w:r>
      <w:r w:rsidR="5B0847EA">
        <w:t>ndshake</w:t>
      </w:r>
      <w:r w:rsidR="36FD5846">
        <w:t>, the server has access to both keys one of which is kept securely on the server and that one is the private key the one shared with users is the public key. This allows for data to be transmitted securely online.</w:t>
      </w:r>
    </w:p>
    <w:p w14:paraId="2FFFB1D0" w14:textId="28A6F641" w:rsidR="4559131A" w:rsidRDefault="1A73D558" w:rsidP="470018F2">
      <w:pPr>
        <w:jc w:val="center"/>
        <w:rPr>
          <w:rFonts w:eastAsia="Calibri"/>
        </w:rPr>
      </w:pPr>
      <w:r>
        <w:rPr>
          <w:noProof/>
        </w:rPr>
        <w:drawing>
          <wp:inline distT="0" distB="0" distL="0" distR="0" wp14:anchorId="47EE0CD1" wp14:editId="0E2D0EC0">
            <wp:extent cx="5181600" cy="2824976"/>
            <wp:effectExtent l="0" t="0" r="0" b="0"/>
            <wp:docPr id="14380151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015154" name=""/>
                    <pic:cNvPicPr/>
                  </pic:nvPicPr>
                  <pic:blipFill>
                    <a:blip r:embed="rId11">
                      <a:extLst>
                        <a:ext uri="{28A0092B-C50C-407E-A947-70E740481C1C}">
                          <a14:useLocalDpi xmlns:a14="http://schemas.microsoft.com/office/drawing/2010/main"/>
                        </a:ext>
                      </a:extLst>
                    </a:blip>
                    <a:stretch>
                      <a:fillRect/>
                    </a:stretch>
                  </pic:blipFill>
                  <pic:spPr>
                    <a:xfrm>
                      <a:off x="0" y="0"/>
                      <a:ext cx="5181600" cy="2824976"/>
                    </a:xfrm>
                    <a:prstGeom prst="rect">
                      <a:avLst/>
                    </a:prstGeom>
                  </pic:spPr>
                </pic:pic>
              </a:graphicData>
            </a:graphic>
          </wp:inline>
        </w:drawing>
      </w:r>
      <w:r w:rsidR="4559131A">
        <w:br/>
      </w:r>
    </w:p>
    <w:p w14:paraId="32404576" w14:textId="53F03740" w:rsidR="24BA65FD" w:rsidRDefault="24BA65FD"/>
    <w:p w14:paraId="7757F8E4" w14:textId="1ABCD826" w:rsidR="79E8FFD2" w:rsidRDefault="79E8FFD2" w:rsidP="00366F56">
      <w:pPr>
        <w:pStyle w:val="Heading4"/>
      </w:pPr>
      <w:bookmarkStart w:id="29" w:name="_Toc309219428"/>
      <w:bookmarkStart w:id="30" w:name="_Toc210852552"/>
      <w:r>
        <w:t>Hashing</w:t>
      </w:r>
      <w:bookmarkEnd w:id="29"/>
      <w:bookmarkEnd w:id="30"/>
    </w:p>
    <w:p w14:paraId="7385337A" w14:textId="29FD331A" w:rsidR="10A74C32" w:rsidRDefault="0F249A9A" w:rsidP="7A214FBD">
      <w:pPr>
        <w:spacing w:before="0"/>
      </w:pPr>
      <w:r w:rsidRPr="7A214FBD">
        <w:rPr>
          <w:rFonts w:eastAsia="Calibri"/>
        </w:rPr>
        <w:t>Hashing is a process that converts data of any size into a fixed-length string of characters, often referred to as a hash value or digest. Unlike encryption, hashing is a one-way function, meaning the original data cannot be retrieved from the hash. It is commonly used to verify data integrity, such as checking passwords, validating downloaded files, or ensuring that a message has not been altered.</w:t>
      </w:r>
    </w:p>
    <w:p w14:paraId="36109A62" w14:textId="55CE194C" w:rsidR="10A74C32" w:rsidRDefault="0F249A9A" w:rsidP="7A214FBD">
      <w:r w:rsidRPr="7A214FBD">
        <w:rPr>
          <w:rFonts w:eastAsia="Calibri"/>
        </w:rPr>
        <w:t>Because hashing always produces the same output for the same input, it allows for quick and reliable comparison of data without revealing the actual content. However, if two different inputs produce the same hash value, this is called a collision, which can pose a security risk.</w:t>
      </w:r>
    </w:p>
    <w:p w14:paraId="2ECA26B9" w14:textId="4346CCD8" w:rsidR="10A74C32" w:rsidRDefault="0F249A9A" w:rsidP="7A214FBD">
      <w:r w:rsidRPr="7A214FBD">
        <w:rPr>
          <w:rFonts w:eastAsia="Calibri"/>
        </w:rPr>
        <w:t>A popular open-source algorithm used for hashing is SHA-256, part of the SHA-2 family, known for its strong resistance to collisions and tampering.</w:t>
      </w:r>
    </w:p>
    <w:p w14:paraId="482BA404" w14:textId="4A6CAB31" w:rsidR="10A74C32" w:rsidRDefault="4828A817" w:rsidP="51846122">
      <w:pPr>
        <w:jc w:val="center"/>
      </w:pPr>
      <w:r>
        <w:rPr>
          <w:noProof/>
        </w:rPr>
        <w:drawing>
          <wp:inline distT="0" distB="0" distL="0" distR="0" wp14:anchorId="12BE629C" wp14:editId="4EBD9D48">
            <wp:extent cx="4572000" cy="3048000"/>
            <wp:effectExtent l="0" t="0" r="0" b="0"/>
            <wp:docPr id="225907423" name="drawing"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907423" name=""/>
                    <pic:cNvPicPr/>
                  </pic:nvPicPr>
                  <pic:blipFill>
                    <a:blip r:embed="rId12">
                      <a:extLst>
                        <a:ext uri="{28A0092B-C50C-407E-A947-70E740481C1C}">
                          <a14:useLocalDpi xmlns:a14="http://schemas.microsoft.com/office/drawing/2010/main" val="0"/>
                        </a:ext>
                      </a:extLst>
                    </a:blip>
                    <a:stretch>
                      <a:fillRect/>
                    </a:stretch>
                  </pic:blipFill>
                  <pic:spPr>
                    <a:xfrm>
                      <a:off x="0" y="0"/>
                      <a:ext cx="4572000" cy="3048000"/>
                    </a:xfrm>
                    <a:prstGeom prst="rect">
                      <a:avLst/>
                    </a:prstGeom>
                  </pic:spPr>
                </pic:pic>
              </a:graphicData>
            </a:graphic>
          </wp:inline>
        </w:drawing>
      </w:r>
    </w:p>
    <w:p w14:paraId="0CA49D00" w14:textId="2972B4D2" w:rsidR="10A74C32" w:rsidRDefault="10A74C32" w:rsidP="10A74C32"/>
    <w:p w14:paraId="3412649D" w14:textId="267B683B" w:rsidR="5D20D815" w:rsidRDefault="5D20D815" w:rsidP="5D20D815"/>
    <w:p w14:paraId="3B1611BD" w14:textId="68B1E917" w:rsidR="79E8FFD2" w:rsidRDefault="79E8FFD2" w:rsidP="00366F56">
      <w:pPr>
        <w:pStyle w:val="Heading4"/>
      </w:pPr>
      <w:bookmarkStart w:id="31" w:name="_Toc347778580"/>
      <w:bookmarkStart w:id="32" w:name="_Toc210852553"/>
      <w:r>
        <w:t>Hybrid Encryption</w:t>
      </w:r>
      <w:bookmarkEnd w:id="31"/>
      <w:bookmarkEnd w:id="32"/>
    </w:p>
    <w:p w14:paraId="723648E8" w14:textId="172329FF" w:rsidR="16A3DA00" w:rsidRDefault="16A3DA00" w:rsidP="7A214FBD">
      <w:pPr>
        <w:spacing w:before="0"/>
      </w:pPr>
      <w:r w:rsidRPr="7A214FBD">
        <w:rPr>
          <w:rFonts w:eastAsia="Calibri"/>
        </w:rPr>
        <w:t>Hybrid encryption is a method that combines both symmetric and asymmetric encryption to take advantage of their strengths while minimizing their weaknesses. In a hybrid system, asymmetric encryption is used to securely exchange the symmetric key, and the symmetric key is then used to encrypt the actual data.</w:t>
      </w:r>
    </w:p>
    <w:p w14:paraId="71323760" w14:textId="5FAC293E" w:rsidR="16A3DA00" w:rsidRDefault="16A3DA00" w:rsidP="7A214FBD">
      <w:r w:rsidRPr="7A214FBD">
        <w:rPr>
          <w:rFonts w:eastAsia="Calibri"/>
        </w:rPr>
        <w:t>This approach ensures that the key exchange is secure while maintaining the speed and efficiency of symmetric encryption for large data transfers. Hybrid encryption is widely used in secure communication protocols such as SSL and TLS, which protect data transmitted over the internet.</w:t>
      </w:r>
    </w:p>
    <w:p w14:paraId="6C88120B" w14:textId="1AD00C12" w:rsidR="16A3DA00" w:rsidRDefault="16A3DA00" w:rsidP="7A214FBD">
      <w:r w:rsidRPr="7A214FBD">
        <w:rPr>
          <w:rFonts w:eastAsia="Calibri"/>
        </w:rPr>
        <w:t>An example of software that uses hybrid encryption is OpenSSL, which employs public-key cryptography for key exchange and symmetric algorithms like AES for encrypting the data.</w:t>
      </w:r>
    </w:p>
    <w:p w14:paraId="27179E8D" w14:textId="693553B6" w:rsidR="4847F5FE" w:rsidRDefault="4847F5FE" w:rsidP="06E43FC0">
      <w:pPr>
        <w:jc w:val="center"/>
      </w:pPr>
      <w:r>
        <w:rPr>
          <w:noProof/>
        </w:rPr>
        <w:drawing>
          <wp:inline distT="0" distB="0" distL="0" distR="0" wp14:anchorId="240C4ACA" wp14:editId="2AD86768">
            <wp:extent cx="4981575" cy="2987516"/>
            <wp:effectExtent l="0" t="0" r="0" b="0"/>
            <wp:docPr id="5891813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181306" name=""/>
                    <pic:cNvPicPr/>
                  </pic:nvPicPr>
                  <pic:blipFill>
                    <a:blip r:embed="rId13">
                      <a:extLst>
                        <a:ext uri="{28A0092B-C50C-407E-A947-70E740481C1C}">
                          <a14:useLocalDpi xmlns:a14="http://schemas.microsoft.com/office/drawing/2010/main"/>
                        </a:ext>
                      </a:extLst>
                    </a:blip>
                    <a:stretch>
                      <a:fillRect/>
                    </a:stretch>
                  </pic:blipFill>
                  <pic:spPr>
                    <a:xfrm>
                      <a:off x="0" y="0"/>
                      <a:ext cx="4981575" cy="2987516"/>
                    </a:xfrm>
                    <a:prstGeom prst="rect">
                      <a:avLst/>
                    </a:prstGeom>
                  </pic:spPr>
                </pic:pic>
              </a:graphicData>
            </a:graphic>
          </wp:inline>
        </w:drawing>
      </w:r>
    </w:p>
    <w:p w14:paraId="636EBBAC" w14:textId="52B4106D" w:rsidR="7A214FBD" w:rsidRDefault="7A214FBD" w:rsidP="7A214FBD"/>
    <w:p w14:paraId="6A543708" w14:textId="36BC6B7F" w:rsidR="630B2800" w:rsidRDefault="630B2800" w:rsidP="630B2800"/>
    <w:p w14:paraId="5A80AC40" w14:textId="3D7F5FB3" w:rsidR="43B0AEB7" w:rsidRDefault="43B0AEB7" w:rsidP="00366F56">
      <w:pPr>
        <w:pStyle w:val="Heading2"/>
      </w:pPr>
      <w:bookmarkStart w:id="33" w:name="_Toc210852416"/>
      <w:bookmarkStart w:id="34" w:name="_Toc2135178310"/>
      <w:bookmarkStart w:id="35" w:name="_Toc210852554"/>
      <w:bookmarkStart w:id="36" w:name="_Toc210852634"/>
      <w:bookmarkStart w:id="37" w:name="_Toc210855522"/>
      <w:bookmarkStart w:id="38" w:name="_Toc210855910"/>
      <w:bookmarkStart w:id="39" w:name="_Toc114395245"/>
      <w:bookmarkStart w:id="40" w:name="_Toc217762763"/>
      <w:r>
        <w:t>W</w:t>
      </w:r>
      <w:r w:rsidR="00C007CD">
        <w:t>hat</w:t>
      </w:r>
      <w:r>
        <w:t xml:space="preserve"> is the importance of encryption in the digital space</w:t>
      </w:r>
      <w:bookmarkEnd w:id="33"/>
      <w:bookmarkEnd w:id="34"/>
      <w:bookmarkEnd w:id="35"/>
      <w:bookmarkEnd w:id="36"/>
      <w:bookmarkEnd w:id="37"/>
      <w:bookmarkEnd w:id="38"/>
      <w:bookmarkEnd w:id="39"/>
      <w:r w:rsidR="00126C04">
        <w:t>?</w:t>
      </w:r>
      <w:bookmarkEnd w:id="40"/>
    </w:p>
    <w:p w14:paraId="5FE9C15E" w14:textId="5B3EBDDC" w:rsidR="6BC8E18C" w:rsidRDefault="6BC8E18C" w:rsidP="6BC8E18C"/>
    <w:p w14:paraId="57D7E17F" w14:textId="65CFEA47" w:rsidR="34D3AD28" w:rsidRDefault="34D3AD28" w:rsidP="6BC8E18C">
      <w:r>
        <w:t>In today’s digital space, encryption plays a vital role in protecting sensitive data from unauthorised access. As the world increasingly relies on online systems and cloud-based storage, the risk of cyberattacks and data breaches continues to grow. Encryption provides a crucial layer of defence by ensuring that even if information is intercepted, it remains unreadable to outsiders. For our project, this highlights the importance of offering accessible and effective encryption solutions to small businesses and veterinary clinics, helping them maintain data integrity</w:t>
      </w:r>
      <w:r w:rsidR="6020F1B5">
        <w:t xml:space="preserve"> and </w:t>
      </w:r>
      <w:r>
        <w:t>comply with privacy regulations</w:t>
      </w:r>
      <w:r w:rsidR="52DA0635">
        <w:t xml:space="preserve"> such as GDPR</w:t>
      </w:r>
      <w:r w:rsidR="5235EB63">
        <w:t xml:space="preserve"> </w:t>
      </w:r>
      <w:r w:rsidR="34C268E5">
        <w:t>which dictates that an appropriate level of encryption of a user's personal data such as client payment information is adhered too</w:t>
      </w:r>
    </w:p>
    <w:p w14:paraId="3371CEDC" w14:textId="45B2601B" w:rsidR="1495F260" w:rsidRDefault="1495F260"/>
    <w:p w14:paraId="0C8152F8" w14:textId="56F793AA" w:rsidR="1495F260" w:rsidRDefault="1495F260"/>
    <w:p w14:paraId="47542995" w14:textId="7153F8DE" w:rsidR="00190924" w:rsidRDefault="43B0AEB7" w:rsidP="00366F56">
      <w:pPr>
        <w:pStyle w:val="Heading2"/>
      </w:pPr>
      <w:bookmarkStart w:id="41" w:name="_Toc210851316"/>
      <w:bookmarkStart w:id="42" w:name="_Toc375963664"/>
      <w:bookmarkStart w:id="43" w:name="_Toc210852417"/>
      <w:bookmarkStart w:id="44" w:name="_Toc350138079"/>
      <w:bookmarkStart w:id="45" w:name="_Toc210852555"/>
      <w:bookmarkStart w:id="46" w:name="_Toc210852635"/>
      <w:bookmarkStart w:id="47" w:name="_Toc210855523"/>
      <w:bookmarkStart w:id="48" w:name="_Toc210855911"/>
      <w:bookmarkStart w:id="49" w:name="_Toc2006098877"/>
      <w:bookmarkStart w:id="50" w:name="_Toc375056637"/>
      <w:r>
        <w:t>W</w:t>
      </w:r>
      <w:r w:rsidR="00C007CD">
        <w:t>hy</w:t>
      </w:r>
      <w:r>
        <w:t xml:space="preserve"> should</w:t>
      </w:r>
      <w:r w:rsidR="00126C04">
        <w:t xml:space="preserve"> </w:t>
      </w:r>
      <w:r w:rsidR="00C007CD">
        <w:t xml:space="preserve">a veterinary clinic need </w:t>
      </w:r>
      <w:r>
        <w:t>to encrypt data</w:t>
      </w:r>
      <w:bookmarkEnd w:id="41"/>
      <w:bookmarkEnd w:id="42"/>
      <w:bookmarkEnd w:id="43"/>
      <w:bookmarkEnd w:id="44"/>
      <w:bookmarkEnd w:id="45"/>
      <w:bookmarkEnd w:id="46"/>
      <w:bookmarkEnd w:id="47"/>
      <w:bookmarkEnd w:id="48"/>
      <w:bookmarkEnd w:id="49"/>
      <w:r w:rsidR="00126C04">
        <w:t>?</w:t>
      </w:r>
      <w:bookmarkEnd w:id="50"/>
    </w:p>
    <w:p w14:paraId="0355BE6C" w14:textId="6AA8BCA6" w:rsidR="00881A5E" w:rsidRPr="00881A5E" w:rsidRDefault="00881A5E" w:rsidP="000D1A81"/>
    <w:p w14:paraId="3EC63EE5" w14:textId="1EB273B3" w:rsidR="00190924" w:rsidRDefault="43B0AEB7" w:rsidP="000D1A81">
      <w:r w:rsidRPr="31543D8B">
        <w:t xml:space="preserve">Veterinary clinics handle large amounts of sensitive information, including client details, payment records, and animal medical histories, all of which must be protected under data protection regulations such as </w:t>
      </w:r>
      <w:hyperlink r:id="rId14">
        <w:r w:rsidRPr="31543D8B">
          <w:rPr>
            <w:rStyle w:val="Hyperlink"/>
          </w:rPr>
          <w:t>GDPR</w:t>
        </w:r>
      </w:hyperlink>
      <w:r w:rsidRPr="31543D8B">
        <w:t>. Without proper encryption, this data is vulnerable to theft, loss, or unauthorised access — especially as many clinics now use digital systems for appointments, billing, and patient management. Encryption ensures that even if data is intercepted or stolen, it remains unreadable and secure. For vets, this not only safeguards client trust but also protects the clinic’s reputation and ensures compliance with privacy standards in the healthcare sector.</w:t>
      </w:r>
    </w:p>
    <w:p w14:paraId="1036D7A6" w14:textId="3EBEB00C" w:rsidR="1495F260" w:rsidRDefault="1495F260"/>
    <w:p w14:paraId="05ABB749" w14:textId="5A872407" w:rsidR="00190924" w:rsidRDefault="11741D1D" w:rsidP="00366F56">
      <w:pPr>
        <w:pStyle w:val="Heading2"/>
      </w:pPr>
      <w:bookmarkStart w:id="51" w:name="_Toc210851317"/>
      <w:bookmarkStart w:id="52" w:name="_Toc539580000"/>
      <w:bookmarkStart w:id="53" w:name="_Toc210852418"/>
      <w:bookmarkStart w:id="54" w:name="_Toc282243537"/>
      <w:bookmarkStart w:id="55" w:name="_Toc210852556"/>
      <w:bookmarkStart w:id="56" w:name="_Toc210852636"/>
      <w:bookmarkStart w:id="57" w:name="_Toc210855524"/>
      <w:bookmarkStart w:id="58" w:name="_Toc210855912"/>
      <w:bookmarkStart w:id="59" w:name="_Toc797102375"/>
      <w:bookmarkStart w:id="60" w:name="_Toc603099101"/>
      <w:r>
        <w:t xml:space="preserve">Are there </w:t>
      </w:r>
      <w:r w:rsidR="398B78E3">
        <w:t>open-source</w:t>
      </w:r>
      <w:r>
        <w:t xml:space="preserve"> encryption tools</w:t>
      </w:r>
      <w:bookmarkEnd w:id="51"/>
      <w:bookmarkEnd w:id="52"/>
      <w:bookmarkEnd w:id="53"/>
      <w:bookmarkEnd w:id="54"/>
      <w:bookmarkEnd w:id="55"/>
      <w:bookmarkEnd w:id="56"/>
      <w:bookmarkEnd w:id="57"/>
      <w:bookmarkEnd w:id="58"/>
      <w:bookmarkEnd w:id="59"/>
      <w:r w:rsidR="00126C04">
        <w:t>?</w:t>
      </w:r>
      <w:bookmarkEnd w:id="60"/>
    </w:p>
    <w:p w14:paraId="6F343B1A" w14:textId="525F1E6C" w:rsidR="00190924" w:rsidRDefault="00190924" w:rsidP="000D1A81"/>
    <w:p w14:paraId="4D385BAA" w14:textId="0693F13A" w:rsidR="49881177" w:rsidRDefault="544E4080" w:rsidP="49881177">
      <w:r>
        <w:t xml:space="preserve">There are multiple open-source encryption tools available and for different types of encryptions depending on what you want to encrypt. For </w:t>
      </w:r>
      <w:r w:rsidR="47ED0B9B">
        <w:t>example,</w:t>
      </w:r>
      <w:r>
        <w:t xml:space="preserve"> </w:t>
      </w:r>
      <w:hyperlink r:id="rId15">
        <w:r w:rsidR="02E921FD" w:rsidRPr="10A74C32">
          <w:rPr>
            <w:rStyle w:val="Hyperlink"/>
          </w:rPr>
          <w:t>VeraCryp</w:t>
        </w:r>
        <w:r w:rsidR="7A9FC5F3" w:rsidRPr="10A74C32">
          <w:rPr>
            <w:rStyle w:val="Hyperlink"/>
          </w:rPr>
          <w:t>t</w:t>
        </w:r>
      </w:hyperlink>
      <w:r w:rsidR="02E921FD">
        <w:t xml:space="preserve"> allows you to encrypt entire hard drives if needed, </w:t>
      </w:r>
      <w:hyperlink r:id="rId16">
        <w:r w:rsidR="02E921FD" w:rsidRPr="10A74C32">
          <w:rPr>
            <w:rStyle w:val="Hyperlink"/>
          </w:rPr>
          <w:t>GNuPG</w:t>
        </w:r>
      </w:hyperlink>
      <w:r w:rsidR="79F8075E">
        <w:t xml:space="preserve"> is used to encrypt </w:t>
      </w:r>
      <w:r w:rsidR="6994CA66">
        <w:t>a user's</w:t>
      </w:r>
      <w:r w:rsidR="79F8075E">
        <w:t xml:space="preserve"> communication </w:t>
      </w:r>
      <w:r w:rsidR="03A60455">
        <w:t xml:space="preserve">using </w:t>
      </w:r>
      <w:r w:rsidR="74259BB7">
        <w:t>asymmetric</w:t>
      </w:r>
      <w:r w:rsidR="03A60455">
        <w:t xml:space="preserve"> encryption</w:t>
      </w:r>
      <w:r w:rsidR="03A60455" w:rsidRPr="10A74C32">
        <w:rPr>
          <w:b/>
          <w:bCs/>
        </w:rPr>
        <w:t xml:space="preserve">, </w:t>
      </w:r>
      <w:hyperlink r:id="rId17">
        <w:r w:rsidR="7234434E" w:rsidRPr="10A74C32">
          <w:rPr>
            <w:rStyle w:val="Hyperlink"/>
          </w:rPr>
          <w:t>OpenSSL</w:t>
        </w:r>
      </w:hyperlink>
      <w:r w:rsidR="7234434E">
        <w:t xml:space="preserve"> </w:t>
      </w:r>
      <w:r w:rsidR="082AFC11">
        <w:t>is used</w:t>
      </w:r>
      <w:r w:rsidR="70A2D85C">
        <w:t xml:space="preserve"> to secure data transmitted over </w:t>
      </w:r>
      <w:r w:rsidR="47FCAC4E">
        <w:t>networks and enables the creation and management of SSL/TLS certificates that encrypt traffic between a client and the server</w:t>
      </w:r>
      <w:r w:rsidR="23542C6C">
        <w:t>.</w:t>
      </w:r>
    </w:p>
    <w:p w14:paraId="4798A596" w14:textId="7199007C" w:rsidR="6B90BD1B" w:rsidRDefault="6B90BD1B" w:rsidP="6B90BD1B"/>
    <w:p w14:paraId="5B2FC608" w14:textId="7C1177D2" w:rsidR="26B84F6C" w:rsidRPr="00190924" w:rsidRDefault="18B44777" w:rsidP="000D1A81">
      <w:pPr>
        <w:pStyle w:val="Heading1"/>
      </w:pPr>
      <w:bookmarkStart w:id="61" w:name="_Toc822472229"/>
      <w:bookmarkStart w:id="62" w:name="_Toc1144566948"/>
      <w:bookmarkStart w:id="63" w:name="_Toc210851318"/>
      <w:bookmarkStart w:id="64" w:name="_Toc210852419"/>
      <w:bookmarkStart w:id="65" w:name="_Toc2032598609"/>
      <w:bookmarkStart w:id="66" w:name="_Toc210852557"/>
      <w:bookmarkStart w:id="67" w:name="_Toc210852637"/>
      <w:bookmarkStart w:id="68" w:name="_Toc210855525"/>
      <w:bookmarkStart w:id="69" w:name="_Toc210855913"/>
      <w:bookmarkStart w:id="70" w:name="_Toc909747226"/>
      <w:bookmarkStart w:id="71" w:name="_Toc1460428938"/>
      <w:r>
        <w:t>Consultancy Goals</w:t>
      </w:r>
      <w:bookmarkEnd w:id="61"/>
      <w:bookmarkEnd w:id="62"/>
      <w:bookmarkEnd w:id="63"/>
      <w:bookmarkEnd w:id="64"/>
      <w:bookmarkEnd w:id="65"/>
      <w:bookmarkEnd w:id="66"/>
      <w:bookmarkEnd w:id="67"/>
      <w:bookmarkEnd w:id="68"/>
      <w:bookmarkEnd w:id="69"/>
      <w:bookmarkEnd w:id="70"/>
      <w:bookmarkEnd w:id="71"/>
    </w:p>
    <w:p w14:paraId="7F2B8424" w14:textId="02910008" w:rsidR="10A74C32" w:rsidRDefault="10A74C32" w:rsidP="10A74C32"/>
    <w:p w14:paraId="0DDC6E00" w14:textId="077C2E5B" w:rsidR="00366F56" w:rsidRDefault="6FF3BECE" w:rsidP="7272F254">
      <w:pPr>
        <w:pStyle w:val="Heading2"/>
      </w:pPr>
      <w:bookmarkStart w:id="72" w:name="_Toc946244978"/>
      <w:bookmarkStart w:id="73" w:name="_Toc210855526"/>
      <w:bookmarkStart w:id="74" w:name="_Toc210855914"/>
      <w:bookmarkStart w:id="75" w:name="_Toc977387041"/>
      <w:r>
        <w:t xml:space="preserve">What we </w:t>
      </w:r>
      <w:r w:rsidR="759E530D">
        <w:t>offer to our clients</w:t>
      </w:r>
      <w:bookmarkEnd w:id="72"/>
      <w:r w:rsidR="759E530D">
        <w:t xml:space="preserve"> </w:t>
      </w:r>
      <w:bookmarkStart w:id="76" w:name="_Toc1065323978"/>
      <w:bookmarkStart w:id="77" w:name="_Toc2064552699"/>
      <w:bookmarkStart w:id="78" w:name="_Toc1964354237"/>
      <w:bookmarkStart w:id="79" w:name="_Toc210851319"/>
      <w:bookmarkStart w:id="80" w:name="_Toc210852420"/>
      <w:bookmarkEnd w:id="73"/>
      <w:bookmarkEnd w:id="74"/>
      <w:bookmarkEnd w:id="75"/>
      <w:bookmarkEnd w:id="76"/>
      <w:bookmarkEnd w:id="77"/>
      <w:bookmarkEnd w:id="78"/>
      <w:bookmarkEnd w:id="79"/>
      <w:bookmarkEnd w:id="80"/>
    </w:p>
    <w:p w14:paraId="1C1ACDA9" w14:textId="787D0948" w:rsidR="7CFAA14A" w:rsidRDefault="7CFAA14A" w:rsidP="7CFAA14A"/>
    <w:p w14:paraId="2DBE39BE" w14:textId="3C1C7F21" w:rsidR="759E530D" w:rsidRDefault="759E530D">
      <w:r>
        <w:t xml:space="preserve">At Encryptix we offer training to IT staff on how to encrypt your data </w:t>
      </w:r>
      <w:r w:rsidR="7EFF6889">
        <w:t>as well</w:t>
      </w:r>
      <w:r>
        <w:t xml:space="preserve"> as encrypting business data such as </w:t>
      </w:r>
      <w:r w:rsidR="5DF33852">
        <w:t>all</w:t>
      </w:r>
      <w:r>
        <w:t xml:space="preserve"> client information</w:t>
      </w:r>
      <w:r w:rsidR="7B84D1DE">
        <w:t xml:space="preserve"> (contact details, address, payment details etc.)</w:t>
      </w:r>
      <w:r w:rsidR="110EC6A1">
        <w:t xml:space="preserve">, encrypting employee communications to avoid any sensitive data from being intercepted by tools such as </w:t>
      </w:r>
      <w:r w:rsidR="2C31F75A">
        <w:t xml:space="preserve">Wireshark. The types of </w:t>
      </w:r>
      <w:bookmarkStart w:id="81" w:name="_Int_5CSUNnGX"/>
      <w:r w:rsidR="2C31F75A">
        <w:t>encryption</w:t>
      </w:r>
      <w:bookmarkEnd w:id="81"/>
      <w:r w:rsidR="2C31F75A">
        <w:t xml:space="preserve"> we provide will depend on client needs i</w:t>
      </w:r>
      <w:r w:rsidR="6C272432">
        <w:t xml:space="preserve">f they wish to store sensitive on a </w:t>
      </w:r>
      <w:r w:rsidR="759C4B47">
        <w:t>drive,</w:t>
      </w:r>
      <w:r w:rsidR="6C272432">
        <w:t xml:space="preserve"> we could encrypt it using </w:t>
      </w:r>
      <w:r w:rsidR="4C1D1681">
        <w:t>BitLocker</w:t>
      </w:r>
      <w:r w:rsidR="6C272432">
        <w:t xml:space="preserve"> </w:t>
      </w:r>
      <w:r w:rsidR="0786146B">
        <w:t>which</w:t>
      </w:r>
      <w:r w:rsidR="2A5D298D">
        <w:t xml:space="preserve"> will generate a single key which</w:t>
      </w:r>
      <w:r w:rsidR="0786146B">
        <w:t xml:space="preserve"> only users</w:t>
      </w:r>
      <w:r w:rsidR="4CDD3891">
        <w:t xml:space="preserve"> who our clients deem necessary to know the key will have access to.  </w:t>
      </w:r>
    </w:p>
    <w:p w14:paraId="615F956C" w14:textId="60B766A3" w:rsidR="10A74C32" w:rsidRDefault="10A74C32"/>
    <w:p w14:paraId="3DFE0BBB" w14:textId="01E44497" w:rsidR="2948B9D3" w:rsidRDefault="2948B9D3">
      <w:r>
        <w:t>We will also provide transport layer security which will enc</w:t>
      </w:r>
      <w:r w:rsidR="0BD9E04A">
        <w:t>rypt data in transit</w:t>
      </w:r>
      <w:r w:rsidR="306E41E0">
        <w:t xml:space="preserve"> for which we will be using OpenSSL </w:t>
      </w:r>
      <w:r w:rsidR="28DB25F1">
        <w:t xml:space="preserve">which will generate two keys (Public and Private) the server will have access to both keys </w:t>
      </w:r>
      <w:r w:rsidR="7BF2C48D">
        <w:t>so when a client connects they will use the public key which will encrypt data that will then be decrypted by the server using the private key.</w:t>
      </w:r>
    </w:p>
    <w:p w14:paraId="1C917E06" w14:textId="21D4C70E" w:rsidR="4E03AFF1" w:rsidRDefault="4E03AFF1"/>
    <w:p w14:paraId="17CDAC29" w14:textId="387F4FC0" w:rsidR="44807167" w:rsidRDefault="44807167">
      <w:r>
        <w:t>To train our clients IT staff on how to take over if they wish we will provide hands on training</w:t>
      </w:r>
      <w:r w:rsidR="1EB436D9">
        <w:t xml:space="preserve">, how to remain GDPR compliant and the best practices for key management. </w:t>
      </w:r>
      <w:r w:rsidR="65EAAA81">
        <w:t>The hands</w:t>
      </w:r>
      <w:r w:rsidR="7108175C">
        <w:t>-</w:t>
      </w:r>
      <w:r w:rsidR="65EAAA81">
        <w:t xml:space="preserve">on training we will provide will include training on how to use tools such as Bitlocker to encrypt local data, OpenSSL </w:t>
      </w:r>
      <w:r w:rsidR="0A8DA7B7">
        <w:t xml:space="preserve">to secure communication and demonstrating how to verify that a file is encrypted. </w:t>
      </w:r>
      <w:r w:rsidR="5D48A4E1">
        <w:t xml:space="preserve"> The training regarding GDPR compliance will teach IT employees on how encryption </w:t>
      </w:r>
      <w:r w:rsidR="5D2AE85F">
        <w:t>reduces the risk of liability in the event of a breach</w:t>
      </w:r>
      <w:r w:rsidR="7C66390D">
        <w:t xml:space="preserve"> and hopefully teaching IT staff the importance of encrypting data in transit aswell as documenting encryption policies for auditing purposes.</w:t>
      </w:r>
      <w:r w:rsidR="4B4D5763">
        <w:t xml:space="preserve"> Training regarding key management will stress the need to rotate keys, how to store encryption keys securely aswell as setting strict access controls</w:t>
      </w:r>
      <w:r w:rsidR="5FA0BFC3">
        <w:t xml:space="preserve"> to prevent any breaches.</w:t>
      </w:r>
    </w:p>
    <w:p w14:paraId="3F8EE099" w14:textId="3D16086C" w:rsidR="313AC7E0" w:rsidRDefault="313AC7E0" w:rsidP="7CFAA14A"/>
    <w:p w14:paraId="6952FA0A" w14:textId="00256EB1" w:rsidR="10A74C32" w:rsidRDefault="10A74C32"/>
    <w:p w14:paraId="4C756123" w14:textId="661DB70F" w:rsidR="33C592ED" w:rsidRDefault="33C592ED"/>
    <w:p w14:paraId="304D7C14" w14:textId="35B72A38" w:rsidR="1ACCD0B7" w:rsidRDefault="1ACCD0B7" w:rsidP="33C592ED">
      <w:pPr>
        <w:pStyle w:val="Heading2"/>
      </w:pPr>
      <w:bookmarkStart w:id="82" w:name="_Toc1806345097"/>
      <w:bookmarkStart w:id="83" w:name="_Toc707089801"/>
      <w:r>
        <w:t>Objectives</w:t>
      </w:r>
      <w:bookmarkEnd w:id="82"/>
      <w:bookmarkEnd w:id="83"/>
    </w:p>
    <w:p w14:paraId="2373B38B" w14:textId="2CBFE1DF" w:rsidR="6A158BA0" w:rsidRDefault="6A158BA0">
      <w:r>
        <w:t xml:space="preserve">Encryptix aims to offer affordable, high-quality encryption services to </w:t>
      </w:r>
      <w:r w:rsidR="088EB1EE">
        <w:t>small-scale companies, bridging the cybersecurity gap between these companies and enterprise level businesses. Many smaller companies often neglect and underestimate their exposure to cyber</w:t>
      </w:r>
      <w:r w:rsidR="5E2D4A0D">
        <w:t xml:space="preserve"> based risks, due to limited technical resources. This is where Encryptix comes in. Our goal is to design a model that delivers </w:t>
      </w:r>
      <w:r w:rsidR="233E77E5">
        <w:t xml:space="preserve">enterprise level encryption, at a manageable and affordable cost. This includes creating </w:t>
      </w:r>
      <w:r w:rsidR="762FA231">
        <w:t>procedures</w:t>
      </w:r>
      <w:r w:rsidR="233E77E5">
        <w:t xml:space="preserve"> that are easy to follow for securing </w:t>
      </w:r>
      <w:r w:rsidR="1D48738D">
        <w:t>local and cloud-based data, ensuring that sensitive data remains secure</w:t>
      </w:r>
      <w:r w:rsidR="1B84D6A7">
        <w:t>, while also complying with GDPR. We also keep in mind that not every enterprise may have specialists in this field as part of their</w:t>
      </w:r>
      <w:r w:rsidR="09C0FB66">
        <w:t xml:space="preserve"> in-house staff, which is why we aim to provide ongoing support without the need for this.</w:t>
      </w:r>
    </w:p>
    <w:p w14:paraId="5E248BF9" w14:textId="4B51DFDD" w:rsidR="20B85C3B" w:rsidRDefault="20B85C3B">
      <w:r>
        <w:t xml:space="preserve">As a company, we understand that technology </w:t>
      </w:r>
      <w:r w:rsidR="4B91D846">
        <w:t>alone cannot secure a company's stored data, and in-fact may sometimes increase the risks faced. Wh</w:t>
      </w:r>
      <w:r w:rsidR="5BCBC536">
        <w:t>ile technology may allow for enhanced security of data, our objective is also to equip staff of companies with the knowledge and confidence to maintain secure digital environments ev</w:t>
      </w:r>
      <w:r w:rsidR="598A6B2C">
        <w:t>en our services have been implemented. This involves poviding interactive workshops and documentation</w:t>
      </w:r>
      <w:r w:rsidR="70921E03">
        <w:t xml:space="preserve"> on topics such as symmetric and asymmetric encryption, hashing, secure password handling, and data classification. By developing a </w:t>
      </w:r>
      <w:r w:rsidR="213DF26C">
        <w:t>foundation</w:t>
      </w:r>
    </w:p>
    <w:p w14:paraId="49A285AA" w14:textId="17B8EEA3" w:rsidR="05C9D1F1" w:rsidRDefault="05C9D1F1" w:rsidP="4E533E9D">
      <w:pPr>
        <w:rPr>
          <w:rFonts w:eastAsia="Calibri"/>
          <w:color w:val="000000" w:themeColor="text1"/>
        </w:rPr>
      </w:pPr>
    </w:p>
    <w:p w14:paraId="210EB594" w14:textId="77777777" w:rsidR="0099341A" w:rsidRDefault="0099341A" w:rsidP="4E533E9D">
      <w:pPr>
        <w:rPr>
          <w:rFonts w:eastAsia="Calibri"/>
          <w:color w:val="000000" w:themeColor="text1"/>
        </w:rPr>
      </w:pPr>
    </w:p>
    <w:p w14:paraId="009F8754" w14:textId="77777777" w:rsidR="0099341A" w:rsidRDefault="0099341A" w:rsidP="4E533E9D">
      <w:pPr>
        <w:rPr>
          <w:rFonts w:eastAsia="Calibri"/>
          <w:color w:val="000000" w:themeColor="text1"/>
        </w:rPr>
      </w:pPr>
    </w:p>
    <w:p w14:paraId="2F0ADE22" w14:textId="77777777" w:rsidR="0099341A" w:rsidRDefault="0099341A" w:rsidP="4E533E9D">
      <w:pPr>
        <w:rPr>
          <w:rFonts w:eastAsia="Calibri"/>
          <w:color w:val="000000" w:themeColor="text1"/>
        </w:rPr>
      </w:pPr>
    </w:p>
    <w:p w14:paraId="2E5CE3CA" w14:textId="77777777" w:rsidR="0099341A" w:rsidRDefault="0099341A" w:rsidP="4E533E9D">
      <w:pPr>
        <w:rPr>
          <w:rFonts w:eastAsia="Calibri"/>
          <w:color w:val="000000" w:themeColor="text1"/>
        </w:rPr>
      </w:pPr>
    </w:p>
    <w:p w14:paraId="3820F768" w14:textId="77777777" w:rsidR="0099341A" w:rsidRDefault="0099341A" w:rsidP="4E533E9D">
      <w:pPr>
        <w:rPr>
          <w:rFonts w:eastAsia="Calibri"/>
          <w:color w:val="000000" w:themeColor="text1"/>
        </w:rPr>
      </w:pPr>
    </w:p>
    <w:p w14:paraId="5B69E760" w14:textId="77777777" w:rsidR="0099341A" w:rsidRDefault="0099341A" w:rsidP="4E533E9D">
      <w:pPr>
        <w:rPr>
          <w:rFonts w:eastAsia="Calibri"/>
          <w:color w:val="000000" w:themeColor="text1"/>
        </w:rPr>
      </w:pPr>
    </w:p>
    <w:p w14:paraId="50A5E69F" w14:textId="77777777" w:rsidR="0099341A" w:rsidRDefault="0099341A" w:rsidP="4E533E9D">
      <w:pPr>
        <w:rPr>
          <w:rFonts w:eastAsia="Calibri"/>
          <w:color w:val="000000" w:themeColor="text1"/>
        </w:rPr>
      </w:pPr>
    </w:p>
    <w:p w14:paraId="51F7A050" w14:textId="77777777" w:rsidR="0099341A" w:rsidRDefault="0099341A" w:rsidP="4E533E9D">
      <w:pPr>
        <w:rPr>
          <w:rFonts w:eastAsia="Calibri"/>
          <w:color w:val="000000" w:themeColor="text1"/>
        </w:rPr>
      </w:pPr>
    </w:p>
    <w:p w14:paraId="303AE572" w14:textId="77777777" w:rsidR="0099341A" w:rsidRDefault="0099341A" w:rsidP="4E533E9D">
      <w:pPr>
        <w:rPr>
          <w:rFonts w:eastAsia="Calibri"/>
          <w:color w:val="000000" w:themeColor="text1"/>
        </w:rPr>
      </w:pPr>
    </w:p>
    <w:p w14:paraId="164442E4" w14:textId="77777777" w:rsidR="0099341A" w:rsidRDefault="0099341A" w:rsidP="4E533E9D">
      <w:pPr>
        <w:rPr>
          <w:rFonts w:eastAsia="Calibri"/>
          <w:color w:val="000000" w:themeColor="text1"/>
        </w:rPr>
      </w:pPr>
    </w:p>
    <w:p w14:paraId="0D87A3F8" w14:textId="77777777" w:rsidR="0099341A" w:rsidRDefault="0099341A" w:rsidP="4E533E9D">
      <w:pPr>
        <w:rPr>
          <w:rFonts w:eastAsia="Calibri"/>
          <w:color w:val="000000" w:themeColor="text1"/>
        </w:rPr>
      </w:pPr>
    </w:p>
    <w:p w14:paraId="553A9177" w14:textId="091180F8" w:rsidR="05C9D1F1" w:rsidRPr="0099341A" w:rsidRDefault="64A6E7EC" w:rsidP="0099341A">
      <w:pPr>
        <w:pStyle w:val="Heading1"/>
        <w:pBdr>
          <w:top w:val="single" w:sz="24" w:space="0" w:color="674DA1"/>
          <w:left w:val="single" w:sz="24" w:space="0" w:color="674DA1"/>
          <w:bottom w:val="single" w:sz="24" w:space="0" w:color="674DA1"/>
          <w:right w:val="single" w:sz="24" w:space="0" w:color="674DA1"/>
        </w:pBdr>
        <w:rPr>
          <w:rFonts w:eastAsia="Calibri" w:cs="Calibri"/>
        </w:rPr>
      </w:pPr>
      <w:bookmarkStart w:id="84" w:name="_Toc1114942014"/>
      <w:r w:rsidRPr="10A74C32">
        <w:rPr>
          <w:rFonts w:eastAsia="Calibri" w:cs="Calibri"/>
        </w:rPr>
        <w:t>Implementation</w:t>
      </w:r>
      <w:bookmarkEnd w:id="84"/>
    </w:p>
    <w:p w14:paraId="2848C394" w14:textId="3850EE23" w:rsidR="05C9D1F1" w:rsidRDefault="4AB88613" w:rsidP="4E533E9D">
      <w:pPr>
        <w:pStyle w:val="Heading2"/>
        <w:pBdr>
          <w:top w:val="single" w:sz="24" w:space="0" w:color="DFDAED"/>
          <w:left w:val="single" w:sz="24" w:space="0" w:color="DFDAED"/>
          <w:bottom w:val="single" w:sz="24" w:space="0" w:color="DFDAED"/>
          <w:right w:val="single" w:sz="24" w:space="0" w:color="DFDAED"/>
        </w:pBdr>
        <w:rPr>
          <w:rFonts w:eastAsia="Calibri"/>
          <w:color w:val="000000" w:themeColor="text1"/>
          <w:lang w:val="en-US"/>
        </w:rPr>
      </w:pPr>
      <w:bookmarkStart w:id="85" w:name="_Toc1557581789"/>
      <w:r w:rsidRPr="4E533E9D">
        <w:rPr>
          <w:rFonts w:eastAsia="Calibri"/>
          <w:color w:val="000000" w:themeColor="text1"/>
        </w:rPr>
        <w:t>Website</w:t>
      </w:r>
      <w:bookmarkEnd w:id="85"/>
    </w:p>
    <w:p w14:paraId="1B4849D1" w14:textId="4ABF8D09" w:rsidR="05C9D1F1" w:rsidRDefault="00333DF0" w:rsidP="00333DF0">
      <w:pPr>
        <w:pStyle w:val="Heading3"/>
      </w:pPr>
      <w:bookmarkStart w:id="86" w:name="_Toc1001174883"/>
      <w:r w:rsidRPr="00333DF0">
        <w:t>First draft</w:t>
      </w:r>
      <w:r>
        <w:t>:</w:t>
      </w:r>
      <w:bookmarkEnd w:id="86"/>
    </w:p>
    <w:p w14:paraId="26E1816E" w14:textId="7FC11871" w:rsidR="00E45A90" w:rsidRDefault="00CB126C" w:rsidP="00681E07">
      <w:pPr>
        <w:rPr>
          <w:lang w:val="en-US"/>
        </w:rPr>
      </w:pPr>
      <w:r>
        <w:rPr>
          <w:noProof/>
          <w:lang w:val="en-US"/>
          <w14:ligatures w14:val="standardContextual"/>
        </w:rPr>
        <w:drawing>
          <wp:anchor distT="0" distB="0" distL="114300" distR="114300" simplePos="0" relativeHeight="251658242" behindDoc="1" locked="0" layoutInCell="1" allowOverlap="1" wp14:anchorId="4D0C1C63" wp14:editId="7B0B877F">
            <wp:simplePos x="0" y="0"/>
            <wp:positionH relativeFrom="margin">
              <wp:align>left</wp:align>
            </wp:positionH>
            <wp:positionV relativeFrom="paragraph">
              <wp:posOffset>32385</wp:posOffset>
            </wp:positionV>
            <wp:extent cx="4385310" cy="2463800"/>
            <wp:effectExtent l="0" t="0" r="0" b="0"/>
            <wp:wrapTight wrapText="bothSides">
              <wp:wrapPolygon edited="0">
                <wp:start x="0" y="0"/>
                <wp:lineTo x="0" y="21377"/>
                <wp:lineTo x="21487" y="21377"/>
                <wp:lineTo x="21487" y="0"/>
                <wp:lineTo x="0" y="0"/>
              </wp:wrapPolygon>
            </wp:wrapTight>
            <wp:docPr id="35498715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987152" name="Picture 2"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385310" cy="2463800"/>
                    </a:xfrm>
                    <a:prstGeom prst="rect">
                      <a:avLst/>
                    </a:prstGeom>
                  </pic:spPr>
                </pic:pic>
              </a:graphicData>
            </a:graphic>
          </wp:anchor>
        </w:drawing>
      </w:r>
      <w:r w:rsidR="00395988">
        <w:rPr>
          <w:lang w:val="en-US"/>
        </w:rPr>
        <w:t xml:space="preserve">Website was bare at first, </w:t>
      </w:r>
      <w:r w:rsidR="0054441B">
        <w:rPr>
          <w:lang w:val="en-US"/>
        </w:rPr>
        <w:t>we only had two pages</w:t>
      </w:r>
      <w:r w:rsidR="00E45A90">
        <w:rPr>
          <w:lang w:val="en-US"/>
        </w:rPr>
        <w:t>:</w:t>
      </w:r>
    </w:p>
    <w:p w14:paraId="6E9BA5FF" w14:textId="431CDB14" w:rsidR="00681E07" w:rsidRDefault="00E45A90" w:rsidP="00681E07">
      <w:pPr>
        <w:rPr>
          <w:lang w:val="en-US"/>
        </w:rPr>
      </w:pPr>
      <w:r>
        <w:rPr>
          <w:lang w:val="en-US"/>
        </w:rPr>
        <w:t>O</w:t>
      </w:r>
      <w:r w:rsidR="0054441B">
        <w:rPr>
          <w:lang w:val="en-US"/>
        </w:rPr>
        <w:t>ur home page</w:t>
      </w:r>
      <w:r w:rsidR="000C6299">
        <w:rPr>
          <w:lang w:val="en-US"/>
        </w:rPr>
        <w:t xml:space="preserve"> containing what </w:t>
      </w:r>
      <w:r w:rsidR="00CB126C">
        <w:rPr>
          <w:lang w:val="en-US"/>
        </w:rPr>
        <w:t xml:space="preserve">we thought we wanted to do. The website progressed as we </w:t>
      </w:r>
      <w:r w:rsidR="006249BC">
        <w:rPr>
          <w:lang w:val="en-US"/>
        </w:rPr>
        <w:t>learned more about our topic</w:t>
      </w:r>
      <w:r w:rsidR="003B209C">
        <w:rPr>
          <w:lang w:val="en-US"/>
        </w:rPr>
        <w:t xml:space="preserve"> and evolved with it.</w:t>
      </w:r>
    </w:p>
    <w:p w14:paraId="121CFCE7" w14:textId="77BE358C" w:rsidR="00333DF0" w:rsidRDefault="00333DF0" w:rsidP="00333DF0">
      <w:pPr>
        <w:rPr>
          <w:lang w:val="en-US"/>
        </w:rPr>
      </w:pPr>
    </w:p>
    <w:p w14:paraId="3F800198" w14:textId="77777777" w:rsidR="006B56EF" w:rsidRDefault="006B56EF" w:rsidP="00333DF0">
      <w:pPr>
        <w:rPr>
          <w:lang w:val="en-US"/>
        </w:rPr>
      </w:pPr>
    </w:p>
    <w:p w14:paraId="00C02082" w14:textId="14F3CB6F" w:rsidR="00AE5DA9" w:rsidRDefault="00CB126C" w:rsidP="00333DF0">
      <w:pPr>
        <w:rPr>
          <w:lang w:val="en-US"/>
        </w:rPr>
      </w:pPr>
      <w:r>
        <w:rPr>
          <w:noProof/>
          <w:lang w:val="en-US"/>
          <w14:ligatures w14:val="standardContextual"/>
        </w:rPr>
        <w:drawing>
          <wp:anchor distT="0" distB="0" distL="114300" distR="114300" simplePos="0" relativeHeight="251658241" behindDoc="1" locked="0" layoutInCell="1" allowOverlap="1" wp14:anchorId="01147094" wp14:editId="387DCA89">
            <wp:simplePos x="0" y="0"/>
            <wp:positionH relativeFrom="margin">
              <wp:align>left</wp:align>
            </wp:positionH>
            <wp:positionV relativeFrom="paragraph">
              <wp:posOffset>5715</wp:posOffset>
            </wp:positionV>
            <wp:extent cx="4356735" cy="2454910"/>
            <wp:effectExtent l="0" t="0" r="5715" b="2540"/>
            <wp:wrapTight wrapText="bothSides">
              <wp:wrapPolygon edited="0">
                <wp:start x="0" y="0"/>
                <wp:lineTo x="0" y="21455"/>
                <wp:lineTo x="21534" y="21455"/>
                <wp:lineTo x="21534" y="0"/>
                <wp:lineTo x="0" y="0"/>
              </wp:wrapPolygon>
            </wp:wrapTight>
            <wp:docPr id="19960223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022390" name="Picture 1"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356735" cy="2454910"/>
                    </a:xfrm>
                    <a:prstGeom prst="rect">
                      <a:avLst/>
                    </a:prstGeom>
                  </pic:spPr>
                </pic:pic>
              </a:graphicData>
            </a:graphic>
          </wp:anchor>
        </w:drawing>
      </w:r>
      <w:r w:rsidR="00E45A90">
        <w:rPr>
          <w:lang w:val="en-US"/>
        </w:rPr>
        <w:t xml:space="preserve">We also had a meet the team page, which featured </w:t>
      </w:r>
      <w:r w:rsidR="00255261">
        <w:rPr>
          <w:lang w:val="en-US"/>
        </w:rPr>
        <w:t>us and a short writeup</w:t>
      </w:r>
      <w:r w:rsidR="006B56EF">
        <w:rPr>
          <w:lang w:val="en-US"/>
        </w:rPr>
        <w:t xml:space="preserve"> about us as people.</w:t>
      </w:r>
    </w:p>
    <w:p w14:paraId="08866F44" w14:textId="77777777" w:rsidR="002978BA" w:rsidRDefault="002978BA" w:rsidP="00333DF0">
      <w:pPr>
        <w:rPr>
          <w:lang w:val="en-US"/>
        </w:rPr>
      </w:pPr>
    </w:p>
    <w:p w14:paraId="19FEF9EC" w14:textId="77777777" w:rsidR="002978BA" w:rsidRDefault="002978BA" w:rsidP="00333DF0">
      <w:pPr>
        <w:rPr>
          <w:lang w:val="en-US"/>
        </w:rPr>
      </w:pPr>
    </w:p>
    <w:p w14:paraId="0C8A921F" w14:textId="77777777" w:rsidR="002978BA" w:rsidRDefault="002978BA" w:rsidP="00333DF0">
      <w:pPr>
        <w:rPr>
          <w:lang w:val="en-US"/>
        </w:rPr>
      </w:pPr>
    </w:p>
    <w:p w14:paraId="165692C5" w14:textId="0D2DEDE5" w:rsidR="002978BA" w:rsidRDefault="002978BA" w:rsidP="00333DF0">
      <w:pPr>
        <w:rPr>
          <w:lang w:val="en-US"/>
        </w:rPr>
      </w:pPr>
    </w:p>
    <w:p w14:paraId="4F32D99B" w14:textId="77777777" w:rsidR="002978BA" w:rsidRDefault="002978BA" w:rsidP="00333DF0">
      <w:pPr>
        <w:rPr>
          <w:lang w:val="en-US"/>
        </w:rPr>
      </w:pPr>
    </w:p>
    <w:p w14:paraId="789AAA89" w14:textId="77777777" w:rsidR="008366E8" w:rsidRDefault="008366E8" w:rsidP="00333DF0">
      <w:pPr>
        <w:rPr>
          <w:lang w:val="en-US"/>
        </w:rPr>
      </w:pPr>
    </w:p>
    <w:p w14:paraId="2AC6A3F8" w14:textId="77777777" w:rsidR="004D4F34" w:rsidRDefault="004D4F34" w:rsidP="00333DF0">
      <w:pPr>
        <w:rPr>
          <w:lang w:val="en-US"/>
        </w:rPr>
      </w:pPr>
    </w:p>
    <w:p w14:paraId="0F46ED4E" w14:textId="7DF958A9" w:rsidR="00D81E6C" w:rsidRDefault="00316850" w:rsidP="006E3C6D">
      <w:pPr>
        <w:pStyle w:val="Heading3"/>
      </w:pPr>
      <w:bookmarkStart w:id="87" w:name="_Toc322427093"/>
      <w:r>
        <w:t>Service Examples Implemented:</w:t>
      </w:r>
      <w:bookmarkEnd w:id="87"/>
    </w:p>
    <w:p w14:paraId="4DC2F882" w14:textId="77777777" w:rsidR="0032732F" w:rsidRDefault="00D81E6C" w:rsidP="0032732F">
      <w:pPr>
        <w:rPr>
          <w:lang w:val="en-US"/>
        </w:rPr>
      </w:pPr>
      <w:r>
        <w:rPr>
          <w:noProof/>
          <w:lang w:val="en-US"/>
          <w14:ligatures w14:val="standardContextual"/>
        </w:rPr>
        <w:drawing>
          <wp:anchor distT="0" distB="0" distL="114300" distR="114300" simplePos="0" relativeHeight="251658243" behindDoc="1" locked="0" layoutInCell="1" allowOverlap="1" wp14:anchorId="5FBC39F6" wp14:editId="4CE05116">
            <wp:simplePos x="0" y="0"/>
            <wp:positionH relativeFrom="margin">
              <wp:align>left</wp:align>
            </wp:positionH>
            <wp:positionV relativeFrom="paragraph">
              <wp:posOffset>304165</wp:posOffset>
            </wp:positionV>
            <wp:extent cx="4811395" cy="2511425"/>
            <wp:effectExtent l="0" t="0" r="8255" b="3175"/>
            <wp:wrapTight wrapText="bothSides">
              <wp:wrapPolygon edited="0">
                <wp:start x="0" y="0"/>
                <wp:lineTo x="0" y="21463"/>
                <wp:lineTo x="21552" y="21463"/>
                <wp:lineTo x="21552" y="0"/>
                <wp:lineTo x="0" y="0"/>
              </wp:wrapPolygon>
            </wp:wrapTight>
            <wp:docPr id="1712849460"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849460" name="Picture 5"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811395" cy="2511425"/>
                    </a:xfrm>
                    <a:prstGeom prst="rect">
                      <a:avLst/>
                    </a:prstGeom>
                  </pic:spPr>
                </pic:pic>
              </a:graphicData>
            </a:graphic>
            <wp14:sizeRelH relativeFrom="margin">
              <wp14:pctWidth>0</wp14:pctWidth>
            </wp14:sizeRelH>
            <wp14:sizeRelV relativeFrom="margin">
              <wp14:pctHeight>0</wp14:pctHeight>
            </wp14:sizeRelV>
          </wp:anchor>
        </w:drawing>
      </w:r>
    </w:p>
    <w:p w14:paraId="11E58F54" w14:textId="7A7F75A4" w:rsidR="00CE485A" w:rsidRDefault="0032732F" w:rsidP="00333DF0">
      <w:pPr>
        <w:rPr>
          <w:lang w:val="en-US"/>
        </w:rPr>
      </w:pPr>
      <w:r>
        <w:rPr>
          <w:lang w:val="en-US"/>
        </w:rPr>
        <w:t>We added a new page, Our services, this page was to show what sort of services we wanted to provide at the time.</w:t>
      </w:r>
    </w:p>
    <w:p w14:paraId="7050082E" w14:textId="419D27F8" w:rsidR="00CE485A" w:rsidRDefault="00CE485A" w:rsidP="00333DF0">
      <w:pPr>
        <w:rPr>
          <w:lang w:val="en-US"/>
        </w:rPr>
      </w:pPr>
      <w:r>
        <w:rPr>
          <w:lang w:val="en-US"/>
        </w:rPr>
        <w:t xml:space="preserve">The </w:t>
      </w:r>
      <w:r w:rsidR="001A46ED">
        <w:rPr>
          <w:lang w:val="en-US"/>
        </w:rPr>
        <w:t xml:space="preserve">style and colours of our website </w:t>
      </w:r>
      <w:r w:rsidR="0024126D">
        <w:rPr>
          <w:lang w:val="en-US"/>
        </w:rPr>
        <w:t>kept changing as time went on.</w:t>
      </w:r>
    </w:p>
    <w:p w14:paraId="785B7C8C" w14:textId="2C534366" w:rsidR="00681E07" w:rsidRPr="00681E07" w:rsidRDefault="00681E07" w:rsidP="00681E07">
      <w:pPr>
        <w:rPr>
          <w:lang w:val="en-US"/>
        </w:rPr>
      </w:pPr>
    </w:p>
    <w:p w14:paraId="1507B3E6" w14:textId="2399A36E" w:rsidR="00316850" w:rsidRDefault="001B7B55" w:rsidP="00333DF0">
      <w:pPr>
        <w:rPr>
          <w:lang w:val="en-US"/>
        </w:rPr>
      </w:pPr>
      <w:r>
        <w:rPr>
          <w:noProof/>
          <w:lang w:val="en-US"/>
          <w14:ligatures w14:val="standardContextual"/>
        </w:rPr>
        <w:drawing>
          <wp:anchor distT="0" distB="0" distL="114300" distR="114300" simplePos="0" relativeHeight="251658244" behindDoc="1" locked="0" layoutInCell="1" allowOverlap="1" wp14:anchorId="4537D285" wp14:editId="0AEC405A">
            <wp:simplePos x="0" y="0"/>
            <wp:positionH relativeFrom="margin">
              <wp:align>left</wp:align>
            </wp:positionH>
            <wp:positionV relativeFrom="paragraph">
              <wp:posOffset>135255</wp:posOffset>
            </wp:positionV>
            <wp:extent cx="4873625" cy="2394585"/>
            <wp:effectExtent l="0" t="0" r="3175" b="5715"/>
            <wp:wrapTight wrapText="bothSides">
              <wp:wrapPolygon edited="0">
                <wp:start x="0" y="0"/>
                <wp:lineTo x="0" y="21480"/>
                <wp:lineTo x="21530" y="21480"/>
                <wp:lineTo x="21530" y="0"/>
                <wp:lineTo x="0" y="0"/>
              </wp:wrapPolygon>
            </wp:wrapTight>
            <wp:docPr id="807952169"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952169" name="Picture 6"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873625" cy="2394585"/>
                    </a:xfrm>
                    <a:prstGeom prst="rect">
                      <a:avLst/>
                    </a:prstGeom>
                  </pic:spPr>
                </pic:pic>
              </a:graphicData>
            </a:graphic>
            <wp14:sizeRelH relativeFrom="margin">
              <wp14:pctWidth>0</wp14:pctWidth>
            </wp14:sizeRelH>
            <wp14:sizeRelV relativeFrom="margin">
              <wp14:pctHeight>0</wp14:pctHeight>
            </wp14:sizeRelV>
          </wp:anchor>
        </w:drawing>
      </w:r>
    </w:p>
    <w:p w14:paraId="3B1B6AB3" w14:textId="270C6138" w:rsidR="00316850" w:rsidRDefault="001B7B55" w:rsidP="00333DF0">
      <w:pPr>
        <w:rPr>
          <w:lang w:val="en-US"/>
        </w:rPr>
      </w:pPr>
      <w:r>
        <w:rPr>
          <w:lang w:val="en-US"/>
        </w:rPr>
        <w:t xml:space="preserve">This version of the website also featured our first </w:t>
      </w:r>
      <w:r w:rsidR="006D46C0">
        <w:rPr>
          <w:lang w:val="en-US"/>
        </w:rPr>
        <w:t>working</w:t>
      </w:r>
      <w:r w:rsidR="003B4D09">
        <w:rPr>
          <w:lang w:val="en-US"/>
        </w:rPr>
        <w:t xml:space="preserve"> demo.</w:t>
      </w:r>
      <w:r w:rsidR="006D46C0">
        <w:rPr>
          <w:lang w:val="en-US"/>
        </w:rPr>
        <w:t xml:space="preserve"> It was a very basic ceaser cipher, which shifted the </w:t>
      </w:r>
      <w:r w:rsidR="00937838">
        <w:rPr>
          <w:lang w:val="en-US"/>
        </w:rPr>
        <w:t>sentence or word entered by 1-25 letters.</w:t>
      </w:r>
    </w:p>
    <w:p w14:paraId="4233E384" w14:textId="77777777" w:rsidR="00D81E6C" w:rsidRDefault="00D81E6C" w:rsidP="00333DF0">
      <w:pPr>
        <w:rPr>
          <w:lang w:val="en-US"/>
        </w:rPr>
      </w:pPr>
    </w:p>
    <w:p w14:paraId="7130C217" w14:textId="77777777" w:rsidR="00D81E6C" w:rsidRDefault="00D81E6C" w:rsidP="00333DF0">
      <w:pPr>
        <w:rPr>
          <w:lang w:val="en-US"/>
        </w:rPr>
      </w:pPr>
    </w:p>
    <w:p w14:paraId="3D3CFD9B" w14:textId="64E19BB4" w:rsidR="00316850" w:rsidRDefault="00316850" w:rsidP="00681E07">
      <w:pPr>
        <w:pStyle w:val="Heading3"/>
      </w:pPr>
      <w:bookmarkStart w:id="88" w:name="_Toc488768677"/>
      <w:r>
        <w:t>Four Sub sections:</w:t>
      </w:r>
      <w:bookmarkEnd w:id="88"/>
    </w:p>
    <w:p w14:paraId="1C7A53F0" w14:textId="35BFC847" w:rsidR="00681E07" w:rsidRDefault="00944F43" w:rsidP="00681E07">
      <w:pPr>
        <w:rPr>
          <w:lang w:val="en-US"/>
        </w:rPr>
      </w:pPr>
      <w:r>
        <w:rPr>
          <w:noProof/>
          <w:lang w:val="en-US"/>
          <w14:ligatures w14:val="standardContextual"/>
        </w:rPr>
        <w:drawing>
          <wp:anchor distT="0" distB="0" distL="114300" distR="114300" simplePos="0" relativeHeight="251658245" behindDoc="1" locked="0" layoutInCell="1" allowOverlap="1" wp14:anchorId="026C687D" wp14:editId="5EBFDD34">
            <wp:simplePos x="0" y="0"/>
            <wp:positionH relativeFrom="margin">
              <wp:align>left</wp:align>
            </wp:positionH>
            <wp:positionV relativeFrom="paragraph">
              <wp:posOffset>34290</wp:posOffset>
            </wp:positionV>
            <wp:extent cx="4147820" cy="2926080"/>
            <wp:effectExtent l="0" t="0" r="5080" b="7620"/>
            <wp:wrapTight wrapText="bothSides">
              <wp:wrapPolygon edited="0">
                <wp:start x="0" y="0"/>
                <wp:lineTo x="0" y="21516"/>
                <wp:lineTo x="21527" y="21516"/>
                <wp:lineTo x="21527" y="0"/>
                <wp:lineTo x="0" y="0"/>
              </wp:wrapPolygon>
            </wp:wrapTight>
            <wp:docPr id="1855371028"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371028" name="Picture 10"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147820" cy="2926080"/>
                    </a:xfrm>
                    <a:prstGeom prst="rect">
                      <a:avLst/>
                    </a:prstGeom>
                  </pic:spPr>
                </pic:pic>
              </a:graphicData>
            </a:graphic>
          </wp:anchor>
        </w:drawing>
      </w:r>
      <w:r w:rsidR="007E236F">
        <w:rPr>
          <w:lang w:val="en-US"/>
        </w:rPr>
        <w:t xml:space="preserve">After Shifting to our </w:t>
      </w:r>
      <w:r w:rsidR="007E236F" w:rsidRPr="00183740">
        <w:t>focali</w:t>
      </w:r>
      <w:r w:rsidR="00183740" w:rsidRPr="00183740">
        <w:t>s</w:t>
      </w:r>
      <w:r w:rsidR="007E236F" w:rsidRPr="00183740">
        <w:t>ed</w:t>
      </w:r>
      <w:r w:rsidR="007E236F">
        <w:rPr>
          <w:lang w:val="en-US"/>
        </w:rPr>
        <w:t xml:space="preserve"> idea,</w:t>
      </w:r>
      <w:r w:rsidR="00183740">
        <w:rPr>
          <w:lang w:val="en-US"/>
        </w:rPr>
        <w:t xml:space="preserve"> vet clinics. This was our home page.</w:t>
      </w:r>
    </w:p>
    <w:p w14:paraId="4D4579B9" w14:textId="75D318A3" w:rsidR="00681E07" w:rsidRPr="00681E07" w:rsidRDefault="00681E07" w:rsidP="00681E07">
      <w:pPr>
        <w:rPr>
          <w:lang w:val="en-US"/>
        </w:rPr>
      </w:pPr>
    </w:p>
    <w:p w14:paraId="2C1D5141" w14:textId="47F17E11" w:rsidR="00316850" w:rsidRDefault="00316850" w:rsidP="00333DF0">
      <w:pPr>
        <w:rPr>
          <w:lang w:val="en-US"/>
        </w:rPr>
      </w:pPr>
    </w:p>
    <w:p w14:paraId="7F169B48" w14:textId="74F84297" w:rsidR="00316850" w:rsidRDefault="00316850" w:rsidP="00333DF0">
      <w:pPr>
        <w:rPr>
          <w:lang w:val="en-US"/>
        </w:rPr>
      </w:pPr>
    </w:p>
    <w:p w14:paraId="66F1A32A" w14:textId="77777777" w:rsidR="00D81E6C" w:rsidRDefault="00D81E6C" w:rsidP="00333DF0">
      <w:pPr>
        <w:rPr>
          <w:lang w:val="en-US"/>
        </w:rPr>
      </w:pPr>
    </w:p>
    <w:p w14:paraId="4A051BB3" w14:textId="77777777" w:rsidR="00D81E6C" w:rsidRDefault="00D81E6C" w:rsidP="00333DF0">
      <w:pPr>
        <w:rPr>
          <w:lang w:val="en-US"/>
        </w:rPr>
      </w:pPr>
    </w:p>
    <w:p w14:paraId="2A416080" w14:textId="171722C8" w:rsidR="00D81E6C" w:rsidRDefault="00944F43" w:rsidP="00333DF0">
      <w:pPr>
        <w:rPr>
          <w:lang w:val="en-US"/>
        </w:rPr>
      </w:pPr>
      <w:r>
        <w:rPr>
          <w:noProof/>
          <w:lang w:val="en-US"/>
          <w14:ligatures w14:val="standardContextual"/>
        </w:rPr>
        <w:drawing>
          <wp:anchor distT="0" distB="0" distL="114300" distR="114300" simplePos="0" relativeHeight="251658246" behindDoc="1" locked="0" layoutInCell="1" allowOverlap="1" wp14:anchorId="393F8891" wp14:editId="2B59F46D">
            <wp:simplePos x="0" y="0"/>
            <wp:positionH relativeFrom="margin">
              <wp:posOffset>-18415</wp:posOffset>
            </wp:positionH>
            <wp:positionV relativeFrom="paragraph">
              <wp:posOffset>151765</wp:posOffset>
            </wp:positionV>
            <wp:extent cx="4166235" cy="2817495"/>
            <wp:effectExtent l="0" t="0" r="5715" b="1905"/>
            <wp:wrapTight wrapText="bothSides">
              <wp:wrapPolygon edited="0">
                <wp:start x="0" y="0"/>
                <wp:lineTo x="0" y="21469"/>
                <wp:lineTo x="21531" y="21469"/>
                <wp:lineTo x="21531" y="0"/>
                <wp:lineTo x="0" y="0"/>
              </wp:wrapPolygon>
            </wp:wrapTight>
            <wp:docPr id="14690244"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0244" name="Picture 9" descr="A screenshot of a computer&#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166235" cy="2817495"/>
                    </a:xfrm>
                    <a:prstGeom prst="rect">
                      <a:avLst/>
                    </a:prstGeom>
                  </pic:spPr>
                </pic:pic>
              </a:graphicData>
            </a:graphic>
          </wp:anchor>
        </w:drawing>
      </w:r>
    </w:p>
    <w:p w14:paraId="28E023B2" w14:textId="32701FC5" w:rsidR="00D81E6C" w:rsidRDefault="00BE5795" w:rsidP="00333DF0">
      <w:pPr>
        <w:rPr>
          <w:lang w:val="en-US"/>
        </w:rPr>
      </w:pPr>
      <w:r>
        <w:rPr>
          <w:lang w:val="en-US"/>
        </w:rPr>
        <w:t>Our meet the team section</w:t>
      </w:r>
    </w:p>
    <w:p w14:paraId="183ECAB2" w14:textId="57B74C0B" w:rsidR="00D81E6C" w:rsidRDefault="00D81E6C" w:rsidP="00333DF0">
      <w:pPr>
        <w:rPr>
          <w:lang w:val="en-US"/>
        </w:rPr>
      </w:pPr>
    </w:p>
    <w:p w14:paraId="4D9BD64C" w14:textId="5F0A8415" w:rsidR="00D81E6C" w:rsidRDefault="00D81E6C" w:rsidP="00333DF0">
      <w:pPr>
        <w:rPr>
          <w:lang w:val="en-US"/>
        </w:rPr>
      </w:pPr>
    </w:p>
    <w:p w14:paraId="4165A1E1" w14:textId="4723222D" w:rsidR="002E3655" w:rsidRDefault="002E3655" w:rsidP="00333DF0">
      <w:pPr>
        <w:rPr>
          <w:lang w:val="en-US"/>
        </w:rPr>
      </w:pPr>
    </w:p>
    <w:p w14:paraId="64B1FB99" w14:textId="77777777" w:rsidR="002E3655" w:rsidRDefault="002E3655" w:rsidP="00333DF0">
      <w:pPr>
        <w:rPr>
          <w:lang w:val="en-US"/>
        </w:rPr>
      </w:pPr>
    </w:p>
    <w:p w14:paraId="2EE8293E" w14:textId="77777777" w:rsidR="002E3655" w:rsidRDefault="002E3655" w:rsidP="00333DF0">
      <w:pPr>
        <w:rPr>
          <w:lang w:val="en-US"/>
        </w:rPr>
      </w:pPr>
    </w:p>
    <w:p w14:paraId="3EAB3509" w14:textId="77777777" w:rsidR="002E3655" w:rsidRDefault="002E3655" w:rsidP="00333DF0">
      <w:pPr>
        <w:rPr>
          <w:lang w:val="en-US"/>
        </w:rPr>
      </w:pPr>
    </w:p>
    <w:p w14:paraId="44CBC763" w14:textId="5893DA2A" w:rsidR="002E3655" w:rsidRDefault="00452206" w:rsidP="00333DF0">
      <w:pPr>
        <w:rPr>
          <w:lang w:val="en-US"/>
        </w:rPr>
      </w:pPr>
      <w:r>
        <w:rPr>
          <w:noProof/>
          <w:lang w:val="en-US"/>
          <w14:ligatures w14:val="standardContextual"/>
        </w:rPr>
        <w:drawing>
          <wp:anchor distT="0" distB="0" distL="114300" distR="114300" simplePos="0" relativeHeight="251658247" behindDoc="1" locked="0" layoutInCell="1" allowOverlap="1" wp14:anchorId="4FE2631F" wp14:editId="3CBD0E56">
            <wp:simplePos x="0" y="0"/>
            <wp:positionH relativeFrom="margin">
              <wp:align>left</wp:align>
            </wp:positionH>
            <wp:positionV relativeFrom="paragraph">
              <wp:posOffset>219075</wp:posOffset>
            </wp:positionV>
            <wp:extent cx="4170045" cy="2776220"/>
            <wp:effectExtent l="0" t="0" r="1905" b="5080"/>
            <wp:wrapTight wrapText="bothSides">
              <wp:wrapPolygon edited="0">
                <wp:start x="0" y="0"/>
                <wp:lineTo x="0" y="21491"/>
                <wp:lineTo x="21511" y="21491"/>
                <wp:lineTo x="21511" y="0"/>
                <wp:lineTo x="0" y="0"/>
              </wp:wrapPolygon>
            </wp:wrapTight>
            <wp:docPr id="517077550"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077550" name="Picture 7" descr="A screenshot of a computer&#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170045" cy="2776220"/>
                    </a:xfrm>
                    <a:prstGeom prst="rect">
                      <a:avLst/>
                    </a:prstGeom>
                  </pic:spPr>
                </pic:pic>
              </a:graphicData>
            </a:graphic>
          </wp:anchor>
        </w:drawing>
      </w:r>
    </w:p>
    <w:p w14:paraId="1CF06151" w14:textId="353CA7C6" w:rsidR="002E3655" w:rsidRDefault="00BE5795" w:rsidP="00333DF0">
      <w:pPr>
        <w:rPr>
          <w:lang w:val="en-US"/>
        </w:rPr>
      </w:pPr>
      <w:r>
        <w:rPr>
          <w:lang w:val="en-US"/>
        </w:rPr>
        <w:t>And our</w:t>
      </w:r>
      <w:r w:rsidR="00801938">
        <w:rPr>
          <w:lang w:val="en-US"/>
        </w:rPr>
        <w:t xml:space="preserve"> services turned into a </w:t>
      </w:r>
      <w:r w:rsidR="004E34F1">
        <w:rPr>
          <w:lang w:val="en-US"/>
        </w:rPr>
        <w:t xml:space="preserve">more of a </w:t>
      </w:r>
      <w:r w:rsidR="00452206">
        <w:rPr>
          <w:lang w:val="en-US"/>
        </w:rPr>
        <w:t>home menu for the four different type of encryption demos we planned to provide</w:t>
      </w:r>
    </w:p>
    <w:p w14:paraId="4C09BDA4" w14:textId="0F5D5503" w:rsidR="002E3655" w:rsidRDefault="002E3655" w:rsidP="00333DF0">
      <w:pPr>
        <w:rPr>
          <w:lang w:val="en-US"/>
        </w:rPr>
      </w:pPr>
    </w:p>
    <w:p w14:paraId="4E492F88" w14:textId="0959F4FA" w:rsidR="002E3655" w:rsidRDefault="002E3655" w:rsidP="00333DF0">
      <w:pPr>
        <w:rPr>
          <w:lang w:val="en-US"/>
        </w:rPr>
      </w:pPr>
    </w:p>
    <w:p w14:paraId="67DC3C05" w14:textId="7F69AEE9" w:rsidR="002E3655" w:rsidRDefault="002E3655" w:rsidP="00333DF0">
      <w:pPr>
        <w:rPr>
          <w:lang w:val="en-US"/>
        </w:rPr>
      </w:pPr>
    </w:p>
    <w:p w14:paraId="1DA070A9" w14:textId="6E2A6D15" w:rsidR="002E3655" w:rsidRDefault="002E3655" w:rsidP="00333DF0">
      <w:pPr>
        <w:rPr>
          <w:lang w:val="en-US"/>
        </w:rPr>
      </w:pPr>
    </w:p>
    <w:p w14:paraId="5CD531C6" w14:textId="525CD93F" w:rsidR="002E3655" w:rsidRDefault="002E3655" w:rsidP="00333DF0">
      <w:pPr>
        <w:rPr>
          <w:lang w:val="en-US"/>
        </w:rPr>
      </w:pPr>
    </w:p>
    <w:p w14:paraId="0A2043DE" w14:textId="4F072412" w:rsidR="002E3655" w:rsidRDefault="003E2C57" w:rsidP="00333DF0">
      <w:pPr>
        <w:rPr>
          <w:lang w:val="en-US"/>
        </w:rPr>
      </w:pPr>
      <w:r>
        <w:rPr>
          <w:noProof/>
          <w:lang w:val="en-US"/>
          <w14:ligatures w14:val="standardContextual"/>
        </w:rPr>
        <w:drawing>
          <wp:anchor distT="0" distB="0" distL="114300" distR="114300" simplePos="0" relativeHeight="251658248" behindDoc="1" locked="0" layoutInCell="1" allowOverlap="1" wp14:anchorId="596659D7" wp14:editId="1E250F86">
            <wp:simplePos x="0" y="0"/>
            <wp:positionH relativeFrom="margin">
              <wp:align>left</wp:align>
            </wp:positionH>
            <wp:positionV relativeFrom="paragraph">
              <wp:posOffset>10160</wp:posOffset>
            </wp:positionV>
            <wp:extent cx="4164330" cy="2766060"/>
            <wp:effectExtent l="0" t="0" r="7620" b="0"/>
            <wp:wrapTight wrapText="bothSides">
              <wp:wrapPolygon edited="0">
                <wp:start x="0" y="0"/>
                <wp:lineTo x="0" y="21421"/>
                <wp:lineTo x="21541" y="21421"/>
                <wp:lineTo x="21541" y="0"/>
                <wp:lineTo x="0" y="0"/>
              </wp:wrapPolygon>
            </wp:wrapTight>
            <wp:docPr id="578824437"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824437" name="Picture 8" descr="A screenshot of a computer&#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164330" cy="2766060"/>
                    </a:xfrm>
                    <a:prstGeom prst="rect">
                      <a:avLst/>
                    </a:prstGeom>
                  </pic:spPr>
                </pic:pic>
              </a:graphicData>
            </a:graphic>
          </wp:anchor>
        </w:drawing>
      </w:r>
    </w:p>
    <w:p w14:paraId="0EEACFF6" w14:textId="4FC8F7CD" w:rsidR="002E3655" w:rsidRDefault="00452206" w:rsidP="00333DF0">
      <w:pPr>
        <w:rPr>
          <w:lang w:val="en-US"/>
        </w:rPr>
      </w:pPr>
      <w:r>
        <w:rPr>
          <w:lang w:val="en-US"/>
        </w:rPr>
        <w:t>For example, this is what symmetric encryption</w:t>
      </w:r>
      <w:r w:rsidR="004147E3">
        <w:rPr>
          <w:lang w:val="en-US"/>
        </w:rPr>
        <w:t xml:space="preserve"> that sean is focusing on looks like.</w:t>
      </w:r>
    </w:p>
    <w:p w14:paraId="3D7A6620" w14:textId="77777777" w:rsidR="002E3655" w:rsidRDefault="002E3655" w:rsidP="00333DF0">
      <w:pPr>
        <w:rPr>
          <w:lang w:val="en-US"/>
        </w:rPr>
      </w:pPr>
    </w:p>
    <w:p w14:paraId="4879AFEA" w14:textId="77777777" w:rsidR="002E3655" w:rsidRDefault="002E3655" w:rsidP="00333DF0">
      <w:pPr>
        <w:rPr>
          <w:lang w:val="en-US"/>
        </w:rPr>
      </w:pPr>
    </w:p>
    <w:p w14:paraId="79CF2B2E" w14:textId="77777777" w:rsidR="002E3655" w:rsidRDefault="002E3655" w:rsidP="00333DF0">
      <w:pPr>
        <w:rPr>
          <w:lang w:val="en-US"/>
        </w:rPr>
      </w:pPr>
    </w:p>
    <w:p w14:paraId="20BDCE60" w14:textId="77777777" w:rsidR="002E3655" w:rsidRDefault="002E3655" w:rsidP="00333DF0">
      <w:pPr>
        <w:rPr>
          <w:lang w:val="en-US"/>
        </w:rPr>
      </w:pPr>
    </w:p>
    <w:p w14:paraId="53A9575B" w14:textId="4BD62B69" w:rsidR="001D3E3E" w:rsidRDefault="001D3E3E" w:rsidP="00333DF0">
      <w:pPr>
        <w:rPr>
          <w:lang w:val="en-US"/>
        </w:rPr>
      </w:pPr>
    </w:p>
    <w:p w14:paraId="3BDB01E5" w14:textId="76F871BA" w:rsidR="00681E07" w:rsidRDefault="00681E07" w:rsidP="001D3E3E">
      <w:pPr>
        <w:pStyle w:val="Heading3"/>
      </w:pPr>
      <w:bookmarkStart w:id="89" w:name="_Toc2062585661"/>
      <w:r>
        <w:t>Current Website at time of report draft:</w:t>
      </w:r>
      <w:bookmarkEnd w:id="89"/>
    </w:p>
    <w:p w14:paraId="66B40A10" w14:textId="1F8B9B01" w:rsidR="00681E07" w:rsidRDefault="001D3E3E" w:rsidP="00681E07">
      <w:pPr>
        <w:rPr>
          <w:lang w:val="en-US"/>
        </w:rPr>
      </w:pPr>
      <w:r>
        <w:rPr>
          <w:noProof/>
          <w:lang w:val="en-US"/>
          <w14:ligatures w14:val="standardContextual"/>
        </w:rPr>
        <w:drawing>
          <wp:anchor distT="0" distB="0" distL="114300" distR="114300" simplePos="0" relativeHeight="251658251" behindDoc="1" locked="0" layoutInCell="1" allowOverlap="1" wp14:anchorId="1B00C6D4" wp14:editId="3297F9FD">
            <wp:simplePos x="0" y="0"/>
            <wp:positionH relativeFrom="margin">
              <wp:posOffset>-635</wp:posOffset>
            </wp:positionH>
            <wp:positionV relativeFrom="paragraph">
              <wp:posOffset>326390</wp:posOffset>
            </wp:positionV>
            <wp:extent cx="4604385" cy="2438400"/>
            <wp:effectExtent l="0" t="0" r="5715" b="0"/>
            <wp:wrapTight wrapText="bothSides">
              <wp:wrapPolygon edited="0">
                <wp:start x="0" y="0"/>
                <wp:lineTo x="0" y="21431"/>
                <wp:lineTo x="21537" y="21431"/>
                <wp:lineTo x="21537" y="0"/>
                <wp:lineTo x="0" y="0"/>
              </wp:wrapPolygon>
            </wp:wrapTight>
            <wp:docPr id="482788620"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788620" name="Picture 13" descr="A screenshot of a computer&#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604385" cy="2438400"/>
                    </a:xfrm>
                    <a:prstGeom prst="rect">
                      <a:avLst/>
                    </a:prstGeom>
                  </pic:spPr>
                </pic:pic>
              </a:graphicData>
            </a:graphic>
          </wp:anchor>
        </w:drawing>
      </w:r>
    </w:p>
    <w:p w14:paraId="3A8AB587" w14:textId="26AF3EB4" w:rsidR="00681E07" w:rsidRPr="00CF08CF" w:rsidRDefault="002B7132" w:rsidP="00681E07">
      <w:r>
        <w:rPr>
          <w:lang w:val="en-US"/>
        </w:rPr>
        <w:t xml:space="preserve">We </w:t>
      </w:r>
      <w:r w:rsidR="00CF08CF">
        <w:rPr>
          <w:lang w:val="en-US"/>
        </w:rPr>
        <w:t xml:space="preserve">settled </w:t>
      </w:r>
      <w:r w:rsidR="0003628B">
        <w:rPr>
          <w:lang w:val="en-US"/>
        </w:rPr>
        <w:t xml:space="preserve">on </w:t>
      </w:r>
      <w:r w:rsidR="00CF08CF">
        <w:rPr>
          <w:lang w:val="en-US"/>
        </w:rPr>
        <w:t>the styling of our website</w:t>
      </w:r>
      <w:r w:rsidR="00CB5479">
        <w:rPr>
          <w:lang w:val="en-US"/>
        </w:rPr>
        <w:t>. There’s a</w:t>
      </w:r>
      <w:r w:rsidR="000827A2">
        <w:rPr>
          <w:lang w:val="en-US"/>
        </w:rPr>
        <w:t>n animated header.</w:t>
      </w:r>
    </w:p>
    <w:p w14:paraId="3A9B87E3" w14:textId="41C5D499" w:rsidR="001D3E3E" w:rsidRDefault="001D3E3E" w:rsidP="00681E07">
      <w:pPr>
        <w:rPr>
          <w:lang w:val="en-US"/>
        </w:rPr>
      </w:pPr>
    </w:p>
    <w:p w14:paraId="7E45D93D" w14:textId="0035E025" w:rsidR="001D3E3E" w:rsidRDefault="001D3E3E" w:rsidP="00681E07">
      <w:pPr>
        <w:rPr>
          <w:lang w:val="en-US"/>
        </w:rPr>
      </w:pPr>
    </w:p>
    <w:p w14:paraId="3C056A0E" w14:textId="6F4B7979" w:rsidR="001D3E3E" w:rsidRDefault="001D3E3E" w:rsidP="00681E07">
      <w:pPr>
        <w:rPr>
          <w:lang w:val="en-US"/>
        </w:rPr>
      </w:pPr>
    </w:p>
    <w:p w14:paraId="123EFE3B" w14:textId="5D565B85" w:rsidR="000827A2" w:rsidRDefault="000827A2" w:rsidP="00681E07">
      <w:pPr>
        <w:rPr>
          <w:lang w:val="en-US"/>
        </w:rPr>
      </w:pPr>
    </w:p>
    <w:p w14:paraId="04122C84" w14:textId="27A82B8C" w:rsidR="001D3E3E" w:rsidRDefault="001D3E3E" w:rsidP="00681E07">
      <w:pPr>
        <w:rPr>
          <w:lang w:val="en-US"/>
        </w:rPr>
      </w:pPr>
      <w:r>
        <w:rPr>
          <w:noProof/>
          <w:lang w:val="en-US"/>
          <w14:ligatures w14:val="standardContextual"/>
        </w:rPr>
        <w:drawing>
          <wp:anchor distT="0" distB="0" distL="114300" distR="114300" simplePos="0" relativeHeight="251658252" behindDoc="1" locked="0" layoutInCell="1" allowOverlap="1" wp14:anchorId="3DBA4840" wp14:editId="1CFD0AE7">
            <wp:simplePos x="0" y="0"/>
            <wp:positionH relativeFrom="margin">
              <wp:align>left</wp:align>
            </wp:positionH>
            <wp:positionV relativeFrom="paragraph">
              <wp:posOffset>301625</wp:posOffset>
            </wp:positionV>
            <wp:extent cx="4590415" cy="2381250"/>
            <wp:effectExtent l="0" t="0" r="635" b="0"/>
            <wp:wrapTight wrapText="bothSides">
              <wp:wrapPolygon edited="0">
                <wp:start x="0" y="0"/>
                <wp:lineTo x="0" y="21427"/>
                <wp:lineTo x="21513" y="21427"/>
                <wp:lineTo x="21513" y="0"/>
                <wp:lineTo x="0" y="0"/>
              </wp:wrapPolygon>
            </wp:wrapTight>
            <wp:docPr id="577777911"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777911" name="Picture 14" descr="A screenshot of a computer&#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590415" cy="2381250"/>
                    </a:xfrm>
                    <a:prstGeom prst="rect">
                      <a:avLst/>
                    </a:prstGeom>
                  </pic:spPr>
                </pic:pic>
              </a:graphicData>
            </a:graphic>
          </wp:anchor>
        </w:drawing>
      </w:r>
    </w:p>
    <w:p w14:paraId="58DF3A54" w14:textId="29F11282" w:rsidR="001D3E3E" w:rsidRDefault="000827A2" w:rsidP="00681E07">
      <w:pPr>
        <w:rPr>
          <w:lang w:val="en-US"/>
        </w:rPr>
      </w:pPr>
      <w:r>
        <w:rPr>
          <w:lang w:val="en-US"/>
        </w:rPr>
        <w:t>Our meet the team section has the 4 of us lined up.</w:t>
      </w:r>
    </w:p>
    <w:p w14:paraId="1898DAEC" w14:textId="299AD2E7" w:rsidR="001D3E3E" w:rsidRDefault="001D3E3E" w:rsidP="00681E07">
      <w:pPr>
        <w:rPr>
          <w:lang w:val="en-US"/>
        </w:rPr>
      </w:pPr>
    </w:p>
    <w:p w14:paraId="2B125235" w14:textId="2C924DEB" w:rsidR="001D3E3E" w:rsidRDefault="001D3E3E" w:rsidP="00681E07">
      <w:pPr>
        <w:rPr>
          <w:lang w:val="en-US"/>
        </w:rPr>
      </w:pPr>
    </w:p>
    <w:p w14:paraId="5F747DC8" w14:textId="3664C032" w:rsidR="001D3E3E" w:rsidRDefault="001D3E3E" w:rsidP="00681E07">
      <w:pPr>
        <w:rPr>
          <w:lang w:val="en-US"/>
        </w:rPr>
      </w:pPr>
    </w:p>
    <w:p w14:paraId="07555D5F" w14:textId="42078479" w:rsidR="001D3E3E" w:rsidRDefault="001D3E3E" w:rsidP="00681E07">
      <w:pPr>
        <w:rPr>
          <w:lang w:val="en-US"/>
        </w:rPr>
      </w:pPr>
    </w:p>
    <w:p w14:paraId="0C63EFB7" w14:textId="302E0641" w:rsidR="001D3E3E" w:rsidRDefault="001D3E3E" w:rsidP="00681E07">
      <w:pPr>
        <w:rPr>
          <w:lang w:val="en-US"/>
        </w:rPr>
      </w:pPr>
    </w:p>
    <w:p w14:paraId="74FF9765" w14:textId="5BD8B5DA" w:rsidR="001D3E3E" w:rsidRDefault="001D3E3E" w:rsidP="00681E07">
      <w:pPr>
        <w:rPr>
          <w:lang w:val="en-US"/>
        </w:rPr>
      </w:pPr>
      <w:r>
        <w:rPr>
          <w:noProof/>
          <w:lang w:val="en-US"/>
          <w14:ligatures w14:val="standardContextual"/>
        </w:rPr>
        <w:drawing>
          <wp:anchor distT="0" distB="0" distL="114300" distR="114300" simplePos="0" relativeHeight="251658249" behindDoc="1" locked="0" layoutInCell="1" allowOverlap="1" wp14:anchorId="3FDAB1DA" wp14:editId="795A6C63">
            <wp:simplePos x="0" y="0"/>
            <wp:positionH relativeFrom="margin">
              <wp:posOffset>-635</wp:posOffset>
            </wp:positionH>
            <wp:positionV relativeFrom="paragraph">
              <wp:posOffset>243840</wp:posOffset>
            </wp:positionV>
            <wp:extent cx="4578350" cy="2209800"/>
            <wp:effectExtent l="0" t="0" r="0" b="0"/>
            <wp:wrapTight wrapText="bothSides">
              <wp:wrapPolygon edited="0">
                <wp:start x="0" y="0"/>
                <wp:lineTo x="0" y="21414"/>
                <wp:lineTo x="21480" y="21414"/>
                <wp:lineTo x="21480" y="0"/>
                <wp:lineTo x="0" y="0"/>
              </wp:wrapPolygon>
            </wp:wrapTight>
            <wp:docPr id="977939186"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939186" name="Picture 11" descr="A screenshot of a computer&#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578350" cy="2209800"/>
                    </a:xfrm>
                    <a:prstGeom prst="rect">
                      <a:avLst/>
                    </a:prstGeom>
                  </pic:spPr>
                </pic:pic>
              </a:graphicData>
            </a:graphic>
          </wp:anchor>
        </w:drawing>
      </w:r>
    </w:p>
    <w:p w14:paraId="57199122" w14:textId="50E462B3" w:rsidR="001D3E3E" w:rsidRDefault="001D3E3E" w:rsidP="00681E07">
      <w:pPr>
        <w:rPr>
          <w:lang w:val="en-US"/>
        </w:rPr>
      </w:pPr>
    </w:p>
    <w:p w14:paraId="29DB2B78" w14:textId="4613D7A0" w:rsidR="001D3E3E" w:rsidRDefault="001D3E3E" w:rsidP="00681E07">
      <w:pPr>
        <w:rPr>
          <w:lang w:val="en-US"/>
        </w:rPr>
      </w:pPr>
    </w:p>
    <w:p w14:paraId="57F78749" w14:textId="0BECBA95" w:rsidR="001D3E3E" w:rsidRDefault="001D3E3E" w:rsidP="00681E07">
      <w:pPr>
        <w:rPr>
          <w:lang w:val="en-US"/>
        </w:rPr>
      </w:pPr>
    </w:p>
    <w:p w14:paraId="63F4F292" w14:textId="15C9B988" w:rsidR="001D3E3E" w:rsidRDefault="001D3E3E" w:rsidP="00681E07">
      <w:pPr>
        <w:rPr>
          <w:lang w:val="en-US"/>
        </w:rPr>
      </w:pPr>
    </w:p>
    <w:p w14:paraId="6A70B9CB" w14:textId="336ACFD1" w:rsidR="001D3E3E" w:rsidRDefault="001D3E3E" w:rsidP="00681E07">
      <w:pPr>
        <w:rPr>
          <w:lang w:val="en-US"/>
        </w:rPr>
      </w:pPr>
    </w:p>
    <w:p w14:paraId="2D55654C" w14:textId="40DDFB45" w:rsidR="001D3E3E" w:rsidRDefault="001D3E3E" w:rsidP="00681E07">
      <w:pPr>
        <w:rPr>
          <w:lang w:val="en-US"/>
        </w:rPr>
      </w:pPr>
    </w:p>
    <w:p w14:paraId="6B45679A" w14:textId="564A1970" w:rsidR="001D3E3E" w:rsidRDefault="001D3E3E" w:rsidP="00681E07">
      <w:pPr>
        <w:rPr>
          <w:lang w:val="en-US"/>
        </w:rPr>
      </w:pPr>
      <w:r>
        <w:rPr>
          <w:noProof/>
          <w:lang w:val="en-US"/>
          <w14:ligatures w14:val="standardContextual"/>
        </w:rPr>
        <w:drawing>
          <wp:anchor distT="0" distB="0" distL="114300" distR="114300" simplePos="0" relativeHeight="251658253" behindDoc="1" locked="0" layoutInCell="1" allowOverlap="1" wp14:anchorId="78453C13" wp14:editId="62A54524">
            <wp:simplePos x="0" y="0"/>
            <wp:positionH relativeFrom="margin">
              <wp:align>left</wp:align>
            </wp:positionH>
            <wp:positionV relativeFrom="paragraph">
              <wp:posOffset>217170</wp:posOffset>
            </wp:positionV>
            <wp:extent cx="4596765" cy="2571750"/>
            <wp:effectExtent l="0" t="0" r="0" b="0"/>
            <wp:wrapTight wrapText="bothSides">
              <wp:wrapPolygon edited="0">
                <wp:start x="0" y="0"/>
                <wp:lineTo x="0" y="21440"/>
                <wp:lineTo x="21484" y="21440"/>
                <wp:lineTo x="21484" y="0"/>
                <wp:lineTo x="0" y="0"/>
              </wp:wrapPolygon>
            </wp:wrapTight>
            <wp:docPr id="1924456505"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456505" name="Picture 15" descr="A screenshot of a computer&#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596765" cy="2571750"/>
                    </a:xfrm>
                    <a:prstGeom prst="rect">
                      <a:avLst/>
                    </a:prstGeom>
                  </pic:spPr>
                </pic:pic>
              </a:graphicData>
            </a:graphic>
          </wp:anchor>
        </w:drawing>
      </w:r>
    </w:p>
    <w:p w14:paraId="09EFBB7F" w14:textId="0373BE11" w:rsidR="001D3E3E" w:rsidRDefault="00C13A2B" w:rsidP="00681E07">
      <w:pPr>
        <w:rPr>
          <w:lang w:val="en-US"/>
        </w:rPr>
      </w:pPr>
      <w:r>
        <w:rPr>
          <w:lang w:val="en-US"/>
        </w:rPr>
        <w:t>The boxes of our service demo menu also line up with eachother.</w:t>
      </w:r>
    </w:p>
    <w:p w14:paraId="7FD88C5B" w14:textId="27A91926" w:rsidR="001D3E3E" w:rsidRDefault="001D3E3E" w:rsidP="00681E07">
      <w:pPr>
        <w:rPr>
          <w:lang w:val="en-US"/>
        </w:rPr>
      </w:pPr>
    </w:p>
    <w:p w14:paraId="1D0FF6D0" w14:textId="1C4F07D5" w:rsidR="001D3E3E" w:rsidRDefault="001D3E3E" w:rsidP="00681E07">
      <w:pPr>
        <w:rPr>
          <w:lang w:val="en-US"/>
        </w:rPr>
      </w:pPr>
    </w:p>
    <w:p w14:paraId="006F5138" w14:textId="093EE940" w:rsidR="001D3E3E" w:rsidRDefault="001D3E3E" w:rsidP="00681E07">
      <w:pPr>
        <w:rPr>
          <w:lang w:val="en-US"/>
        </w:rPr>
      </w:pPr>
    </w:p>
    <w:p w14:paraId="09703296" w14:textId="7EB3298A" w:rsidR="001D3E3E" w:rsidRDefault="001D3E3E" w:rsidP="00681E07">
      <w:pPr>
        <w:rPr>
          <w:lang w:val="en-US"/>
        </w:rPr>
      </w:pPr>
    </w:p>
    <w:p w14:paraId="61F87EFF" w14:textId="54F15AFD" w:rsidR="001D3E3E" w:rsidRDefault="001D3E3E" w:rsidP="00681E07">
      <w:pPr>
        <w:rPr>
          <w:lang w:val="en-US"/>
        </w:rPr>
      </w:pPr>
    </w:p>
    <w:p w14:paraId="749FD2D1" w14:textId="44388AD4" w:rsidR="001D3E3E" w:rsidRDefault="001D3E3E" w:rsidP="00681E07">
      <w:pPr>
        <w:rPr>
          <w:lang w:val="en-US"/>
        </w:rPr>
      </w:pPr>
      <w:r>
        <w:rPr>
          <w:noProof/>
          <w:lang w:val="en-US"/>
          <w14:ligatures w14:val="standardContextual"/>
        </w:rPr>
        <w:drawing>
          <wp:anchor distT="0" distB="0" distL="114300" distR="114300" simplePos="0" relativeHeight="251658250" behindDoc="1" locked="0" layoutInCell="1" allowOverlap="1" wp14:anchorId="5CD184E2" wp14:editId="0A4A622E">
            <wp:simplePos x="0" y="0"/>
            <wp:positionH relativeFrom="margin">
              <wp:align>left</wp:align>
            </wp:positionH>
            <wp:positionV relativeFrom="paragraph">
              <wp:posOffset>353060</wp:posOffset>
            </wp:positionV>
            <wp:extent cx="4590415" cy="2238375"/>
            <wp:effectExtent l="0" t="0" r="635" b="9525"/>
            <wp:wrapTight wrapText="bothSides">
              <wp:wrapPolygon edited="0">
                <wp:start x="0" y="0"/>
                <wp:lineTo x="0" y="21508"/>
                <wp:lineTo x="21513" y="21508"/>
                <wp:lineTo x="21513" y="0"/>
                <wp:lineTo x="0" y="0"/>
              </wp:wrapPolygon>
            </wp:wrapTight>
            <wp:docPr id="542476927"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476927" name="Picture 12" descr="A screenshot of a computer&#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590415" cy="2238375"/>
                    </a:xfrm>
                    <a:prstGeom prst="rect">
                      <a:avLst/>
                    </a:prstGeom>
                  </pic:spPr>
                </pic:pic>
              </a:graphicData>
            </a:graphic>
          </wp:anchor>
        </w:drawing>
      </w:r>
    </w:p>
    <w:p w14:paraId="207DDC66" w14:textId="6059027F" w:rsidR="00E622DF" w:rsidRDefault="00E622DF" w:rsidP="00681E07">
      <w:pPr>
        <w:rPr>
          <w:lang w:val="en-US"/>
        </w:rPr>
      </w:pPr>
    </w:p>
    <w:p w14:paraId="4A17442B" w14:textId="19AB20EF" w:rsidR="001D3E3E" w:rsidRDefault="00C13A2B" w:rsidP="00681E07">
      <w:pPr>
        <w:rPr>
          <w:lang w:val="en-US"/>
        </w:rPr>
      </w:pPr>
      <w:r>
        <w:rPr>
          <w:lang w:val="en-US"/>
        </w:rPr>
        <w:t xml:space="preserve">Here is another example </w:t>
      </w:r>
      <w:r w:rsidR="00E622DF">
        <w:rPr>
          <w:lang w:val="en-US"/>
        </w:rPr>
        <w:t xml:space="preserve">of a demo we plan to provide for our client. This one is asymmetric encryption by Eoghan. It creates a public and </w:t>
      </w:r>
      <w:r w:rsidR="008A0775">
        <w:rPr>
          <w:lang w:val="en-US"/>
        </w:rPr>
        <w:t xml:space="preserve">private key and encypts a </w:t>
      </w:r>
    </w:p>
    <w:p w14:paraId="648CFA19" w14:textId="26C7D3FC" w:rsidR="001D3E3E" w:rsidRDefault="001D3E3E" w:rsidP="00681E07">
      <w:pPr>
        <w:rPr>
          <w:lang w:val="en-US"/>
        </w:rPr>
      </w:pPr>
    </w:p>
    <w:p w14:paraId="3AB441C2" w14:textId="48D28D22" w:rsidR="001D3E3E" w:rsidRDefault="001D3E3E" w:rsidP="00681E07">
      <w:pPr>
        <w:rPr>
          <w:lang w:val="en-US"/>
        </w:rPr>
      </w:pPr>
    </w:p>
    <w:p w14:paraId="5FD702C3" w14:textId="34BA9832" w:rsidR="001D3E3E" w:rsidRDefault="001D3E3E" w:rsidP="00681E07">
      <w:pPr>
        <w:rPr>
          <w:lang w:val="en-US"/>
        </w:rPr>
      </w:pPr>
    </w:p>
    <w:p w14:paraId="351AC1B7" w14:textId="7CDD2B2B" w:rsidR="001D3E3E" w:rsidRDefault="001D3E3E" w:rsidP="00681E07">
      <w:pPr>
        <w:rPr>
          <w:lang w:val="en-US"/>
        </w:rPr>
      </w:pPr>
    </w:p>
    <w:p w14:paraId="70E12AAE" w14:textId="3094C72D" w:rsidR="001D3E3E" w:rsidRDefault="001D3E3E" w:rsidP="00681E07">
      <w:pPr>
        <w:rPr>
          <w:lang w:val="en-US"/>
        </w:rPr>
      </w:pPr>
    </w:p>
    <w:p w14:paraId="342B1529" w14:textId="3EAF1A58" w:rsidR="001D3E3E" w:rsidRPr="00681E07" w:rsidRDefault="001D3E3E" w:rsidP="00681E07">
      <w:pPr>
        <w:rPr>
          <w:lang w:val="en-US"/>
        </w:rPr>
      </w:pPr>
    </w:p>
    <w:p w14:paraId="11802ECA" w14:textId="491E8285" w:rsidR="05C9D1F1" w:rsidRDefault="256EEC28" w:rsidP="10A74C32">
      <w:pPr>
        <w:pStyle w:val="Heading2"/>
        <w:pBdr>
          <w:top w:val="single" w:sz="24" w:space="0" w:color="DFDAED"/>
          <w:left w:val="single" w:sz="24" w:space="0" w:color="DFDAED"/>
          <w:bottom w:val="single" w:sz="24" w:space="0" w:color="DFDAED"/>
          <w:right w:val="single" w:sz="24" w:space="0" w:color="DFDAED"/>
        </w:pBdr>
        <w:rPr>
          <w:rFonts w:eastAsia="Calibri"/>
          <w:color w:val="000000" w:themeColor="text1"/>
          <w:lang w:val="en-US"/>
        </w:rPr>
      </w:pPr>
      <w:bookmarkStart w:id="90" w:name="_Toc777217334"/>
      <w:r w:rsidRPr="10A74C32">
        <w:rPr>
          <w:rFonts w:eastAsia="Calibri"/>
          <w:color w:val="000000" w:themeColor="text1"/>
        </w:rPr>
        <w:t>Demonstration</w:t>
      </w:r>
      <w:bookmarkEnd w:id="90"/>
    </w:p>
    <w:p w14:paraId="2D77A82D" w14:textId="6A3CC021" w:rsidR="05C9D1F1" w:rsidRDefault="05C9D1F1"/>
    <w:p w14:paraId="6D45BBF8" w14:textId="0BEA65E9" w:rsidR="001F3E10" w:rsidRDefault="0099341A" w:rsidP="0099341A">
      <w:pPr>
        <w:spacing w:before="0" w:after="80" w:line="240" w:lineRule="auto"/>
      </w:pPr>
      <w:r>
        <w:br w:type="page"/>
      </w:r>
    </w:p>
    <w:p w14:paraId="774FA287" w14:textId="25EC1E2F" w:rsidR="001F3E10" w:rsidRDefault="001F3E10" w:rsidP="000D1A81">
      <w:pPr>
        <w:pStyle w:val="Heading1"/>
      </w:pPr>
      <w:bookmarkStart w:id="91" w:name="_Toc210851324"/>
      <w:bookmarkStart w:id="92" w:name="_Toc210852425"/>
      <w:bookmarkStart w:id="93" w:name="_Toc1631863063"/>
      <w:bookmarkStart w:id="94" w:name="_Toc210852563"/>
      <w:bookmarkStart w:id="95" w:name="_Toc210852643"/>
      <w:bookmarkStart w:id="96" w:name="_Toc210855527"/>
      <w:bookmarkStart w:id="97" w:name="_Toc210855915"/>
      <w:bookmarkStart w:id="98" w:name="_Toc458010812"/>
      <w:bookmarkStart w:id="99" w:name="_Toc799215354"/>
      <w:r>
        <w:t>Weekly Trello:</w:t>
      </w:r>
      <w:bookmarkEnd w:id="91"/>
      <w:bookmarkEnd w:id="92"/>
      <w:bookmarkEnd w:id="93"/>
      <w:bookmarkEnd w:id="94"/>
      <w:bookmarkEnd w:id="95"/>
      <w:bookmarkEnd w:id="96"/>
      <w:bookmarkEnd w:id="97"/>
      <w:bookmarkEnd w:id="98"/>
      <w:bookmarkEnd w:id="99"/>
    </w:p>
    <w:p w14:paraId="520C674F" w14:textId="4EAF9983" w:rsidR="001F3E10" w:rsidRDefault="00E41A6D" w:rsidP="000D1A81">
      <w:pPr>
        <w:rPr>
          <w:color w:val="332650" w:themeColor="accent1" w:themeShade="7F"/>
        </w:rPr>
      </w:pPr>
      <w:bookmarkStart w:id="100" w:name="_Toc210851325"/>
      <w:bookmarkStart w:id="101" w:name="_Toc210852426"/>
      <w:bookmarkStart w:id="102" w:name="_Toc210852564"/>
      <w:bookmarkStart w:id="103" w:name="_Toc210852644"/>
      <w:bookmarkStart w:id="104" w:name="_Toc210855528"/>
      <w:bookmarkStart w:id="105" w:name="_Toc210855916"/>
      <w:bookmarkStart w:id="106" w:name="_Toc1268462559"/>
      <w:bookmarkStart w:id="107" w:name="_Toc1664483786"/>
      <w:bookmarkStart w:id="108" w:name="_Toc904240004"/>
      <w:r w:rsidRPr="28649AC1">
        <w:rPr>
          <w:rStyle w:val="Heading2Char"/>
        </w:rPr>
        <w:t>Week</w:t>
      </w:r>
      <w:r w:rsidR="006B7B54" w:rsidRPr="28649AC1">
        <w:rPr>
          <w:rStyle w:val="Heading2Char"/>
        </w:rPr>
        <w:t xml:space="preserve"> 3</w:t>
      </w:r>
      <w:r w:rsidRPr="28649AC1">
        <w:rPr>
          <w:rStyle w:val="Heading2Char"/>
        </w:rPr>
        <w:t>:</w:t>
      </w:r>
      <w:bookmarkEnd w:id="100"/>
      <w:bookmarkEnd w:id="101"/>
      <w:bookmarkEnd w:id="102"/>
      <w:bookmarkEnd w:id="103"/>
      <w:bookmarkEnd w:id="104"/>
      <w:bookmarkEnd w:id="105"/>
      <w:r w:rsidR="001F3E10">
        <w:rPr>
          <w:noProof/>
        </w:rPr>
        <w:drawing>
          <wp:inline distT="0" distB="0" distL="0" distR="0" wp14:anchorId="1D2B9973" wp14:editId="1F1181E1">
            <wp:extent cx="5731510" cy="1858010"/>
            <wp:effectExtent l="0" t="0" r="2540" b="8890"/>
            <wp:docPr id="14277638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763882" name="Picture 1" descr="A screenshot of a computer&#10;&#10;AI-generated content may be incorrect."/>
                    <pic:cNvPicPr/>
                  </pic:nvPicPr>
                  <pic:blipFill>
                    <a:blip r:embed="rId31"/>
                    <a:stretch>
                      <a:fillRect/>
                    </a:stretch>
                  </pic:blipFill>
                  <pic:spPr>
                    <a:xfrm>
                      <a:off x="0" y="0"/>
                      <a:ext cx="5731510" cy="1858010"/>
                    </a:xfrm>
                    <a:prstGeom prst="rect">
                      <a:avLst/>
                    </a:prstGeom>
                  </pic:spPr>
                </pic:pic>
              </a:graphicData>
            </a:graphic>
          </wp:inline>
        </w:drawing>
      </w:r>
      <w:bookmarkEnd w:id="106"/>
      <w:bookmarkEnd w:id="107"/>
      <w:bookmarkEnd w:id="108"/>
    </w:p>
    <w:p w14:paraId="7B590567" w14:textId="042F65B6" w:rsidR="06E91DC2" w:rsidRDefault="06E91DC2" w:rsidP="000D1A81">
      <w:r w:rsidRPr="31205CB6">
        <w:t>HRISTO NOTES:</w:t>
      </w:r>
    </w:p>
    <w:p w14:paraId="67902941" w14:textId="6440D675" w:rsidR="06E91DC2" w:rsidRDefault="06E91DC2" w:rsidP="000D1A81">
      <w:r w:rsidRPr="33B40A0E">
        <w:t>WHOS THE PROJECT FOR</w:t>
      </w:r>
      <w:r w:rsidR="2269FC23" w:rsidRPr="33B40A0E">
        <w:t>/ who are we advising</w:t>
      </w:r>
      <w:r w:rsidRPr="33B40A0E">
        <w:t>?</w:t>
      </w:r>
    </w:p>
    <w:p w14:paraId="4E76F930" w14:textId="1A1EC926" w:rsidR="3880CE22" w:rsidRDefault="3880CE22" w:rsidP="000D1A81">
      <w:r>
        <w:t xml:space="preserve">Vets </w:t>
      </w:r>
    </w:p>
    <w:p w14:paraId="3C67CDEB" w14:textId="0B482E49" w:rsidR="7C361A35" w:rsidRDefault="7C361A35" w:rsidP="000D1A81"/>
    <w:p w14:paraId="2C6EF217" w14:textId="04F91718" w:rsidR="06E91DC2" w:rsidRDefault="06E91DC2" w:rsidP="000D1A81">
      <w:r w:rsidRPr="33B40A0E">
        <w:t>Best practices</w:t>
      </w:r>
      <w:r w:rsidR="20ED807F" w:rsidRPr="33B40A0E">
        <w:t>?</w:t>
      </w:r>
    </w:p>
    <w:p w14:paraId="7300B128" w14:textId="3AEA5396" w:rsidR="06E91DC2" w:rsidRDefault="06E91DC2" w:rsidP="000D1A81">
      <w:r w:rsidRPr="31205CB6">
        <w:t xml:space="preserve">Find use cases for everything? </w:t>
      </w:r>
    </w:p>
    <w:p w14:paraId="452B890A" w14:textId="56BEA8F3" w:rsidR="31205CB6" w:rsidRDefault="06E91DC2" w:rsidP="000D1A81">
      <w:r w:rsidRPr="33B40A0E">
        <w:t>Who are our steak holders?</w:t>
      </w:r>
    </w:p>
    <w:p w14:paraId="6F0FC665" w14:textId="5AD67230" w:rsidR="06E91DC2" w:rsidRDefault="06E91DC2" w:rsidP="000D1A81">
      <w:r w:rsidRPr="33B40A0E">
        <w:t>Four subsections?</w:t>
      </w:r>
    </w:p>
    <w:p w14:paraId="389D3627" w14:textId="59C0D26D" w:rsidR="31205CB6" w:rsidRDefault="31205CB6" w:rsidP="000D1A81"/>
    <w:p w14:paraId="35863528" w14:textId="31D7209A" w:rsidR="00E41A6D" w:rsidRPr="001B1629" w:rsidRDefault="00E41A6D" w:rsidP="00366F56">
      <w:pPr>
        <w:pStyle w:val="Heading2"/>
      </w:pPr>
      <w:bookmarkStart w:id="109" w:name="_Toc210851326"/>
      <w:bookmarkStart w:id="110" w:name="_Toc210852427"/>
      <w:bookmarkStart w:id="111" w:name="_Toc1580055099"/>
      <w:bookmarkStart w:id="112" w:name="_Toc210852565"/>
      <w:bookmarkStart w:id="113" w:name="_Toc210852645"/>
      <w:bookmarkStart w:id="114" w:name="_Toc210855529"/>
      <w:bookmarkStart w:id="115" w:name="_Toc210855917"/>
      <w:bookmarkStart w:id="116" w:name="_Toc1696717976"/>
      <w:bookmarkStart w:id="117" w:name="_Toc1752424238"/>
      <w:r>
        <w:t>Week</w:t>
      </w:r>
      <w:r w:rsidR="006B7B54">
        <w:t xml:space="preserve"> 4</w:t>
      </w:r>
      <w:r>
        <w:t>:</w:t>
      </w:r>
      <w:bookmarkEnd w:id="109"/>
      <w:bookmarkEnd w:id="110"/>
      <w:bookmarkEnd w:id="111"/>
      <w:bookmarkEnd w:id="112"/>
      <w:bookmarkEnd w:id="113"/>
      <w:bookmarkEnd w:id="114"/>
      <w:bookmarkEnd w:id="115"/>
      <w:bookmarkEnd w:id="116"/>
      <w:bookmarkEnd w:id="117"/>
    </w:p>
    <w:p w14:paraId="16C8AA8E" w14:textId="19D869DC" w:rsidR="474B2586" w:rsidRDefault="00455417" w:rsidP="000D1A81">
      <w:r w:rsidRPr="00455417">
        <w:rPr>
          <w:noProof/>
        </w:rPr>
        <w:drawing>
          <wp:inline distT="0" distB="0" distL="0" distR="0" wp14:anchorId="1E61DF03" wp14:editId="042DC232">
            <wp:extent cx="5731510" cy="1337945"/>
            <wp:effectExtent l="0" t="0" r="2540" b="0"/>
            <wp:docPr id="11179785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978551" name="Picture 1" descr="A screenshot of a computer&#10;&#10;AI-generated content may be incorrect."/>
                    <pic:cNvPicPr/>
                  </pic:nvPicPr>
                  <pic:blipFill>
                    <a:blip r:embed="rId32"/>
                    <a:stretch>
                      <a:fillRect/>
                    </a:stretch>
                  </pic:blipFill>
                  <pic:spPr>
                    <a:xfrm>
                      <a:off x="0" y="0"/>
                      <a:ext cx="5731510" cy="1337945"/>
                    </a:xfrm>
                    <a:prstGeom prst="rect">
                      <a:avLst/>
                    </a:prstGeom>
                  </pic:spPr>
                </pic:pic>
              </a:graphicData>
            </a:graphic>
          </wp:inline>
        </w:drawing>
      </w:r>
    </w:p>
    <w:p w14:paraId="5CED3699" w14:textId="77777777" w:rsidR="00817339" w:rsidRDefault="00817339" w:rsidP="000D1A81"/>
    <w:p w14:paraId="1A4280FE" w14:textId="330A3BCF" w:rsidR="3AE0C082" w:rsidRDefault="3AE0C082" w:rsidP="000D1A81">
      <w:r w:rsidRPr="474B2586">
        <w:t>Small business needs to be small and local that would realistically accept a small business</w:t>
      </w:r>
      <w:r w:rsidR="5A671631" w:rsidRPr="474B2586">
        <w:t xml:space="preserve"> to </w:t>
      </w:r>
      <w:r w:rsidR="5A671631" w:rsidRPr="72AE951E">
        <w:t xml:space="preserve">encrypt sensitive data and scale. </w:t>
      </w:r>
    </w:p>
    <w:p w14:paraId="2B52E8E9" w14:textId="77777777" w:rsidR="00817339" w:rsidRDefault="00817339" w:rsidP="000D1A81"/>
    <w:p w14:paraId="6392E6FC" w14:textId="77777777" w:rsidR="00817339" w:rsidRDefault="00817339" w:rsidP="000D1A81"/>
    <w:p w14:paraId="3F020355" w14:textId="5A417B10" w:rsidR="00817339" w:rsidRDefault="00817339" w:rsidP="00366F56">
      <w:pPr>
        <w:pStyle w:val="Heading2"/>
      </w:pPr>
      <w:bookmarkStart w:id="118" w:name="_Toc210851327"/>
      <w:bookmarkStart w:id="119" w:name="_Toc210852428"/>
      <w:bookmarkStart w:id="120" w:name="_Toc724182142"/>
      <w:bookmarkStart w:id="121" w:name="_Toc210852566"/>
      <w:bookmarkStart w:id="122" w:name="_Toc210852646"/>
      <w:bookmarkStart w:id="123" w:name="_Toc210855530"/>
      <w:bookmarkStart w:id="124" w:name="_Toc210855918"/>
      <w:bookmarkStart w:id="125" w:name="_Toc1730157099"/>
      <w:bookmarkStart w:id="126" w:name="_Toc612256948"/>
      <w:r>
        <w:t>Week 5</w:t>
      </w:r>
      <w:bookmarkEnd w:id="118"/>
      <w:bookmarkEnd w:id="119"/>
      <w:bookmarkEnd w:id="120"/>
      <w:bookmarkEnd w:id="121"/>
      <w:bookmarkEnd w:id="122"/>
      <w:bookmarkEnd w:id="123"/>
      <w:bookmarkEnd w:id="124"/>
      <w:bookmarkEnd w:id="125"/>
      <w:bookmarkEnd w:id="126"/>
    </w:p>
    <w:p w14:paraId="59FF600B" w14:textId="5E73F8C8" w:rsidR="74669262" w:rsidRDefault="00C161DB" w:rsidP="74669262">
      <w:r w:rsidRPr="00C161DB">
        <w:rPr>
          <w:noProof/>
        </w:rPr>
        <w:drawing>
          <wp:inline distT="0" distB="0" distL="0" distR="0" wp14:anchorId="221BF716" wp14:editId="15D738DD">
            <wp:extent cx="6645910" cy="2884805"/>
            <wp:effectExtent l="0" t="0" r="2540" b="0"/>
            <wp:docPr id="16308297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829760" name="Picture 1" descr="A screenshot of a computer&#10;&#10;AI-generated content may be incorrect."/>
                    <pic:cNvPicPr/>
                  </pic:nvPicPr>
                  <pic:blipFill>
                    <a:blip r:embed="rId33"/>
                    <a:stretch>
                      <a:fillRect/>
                    </a:stretch>
                  </pic:blipFill>
                  <pic:spPr>
                    <a:xfrm>
                      <a:off x="0" y="0"/>
                      <a:ext cx="6645910" cy="2884805"/>
                    </a:xfrm>
                    <a:prstGeom prst="rect">
                      <a:avLst/>
                    </a:prstGeom>
                  </pic:spPr>
                </pic:pic>
              </a:graphicData>
            </a:graphic>
          </wp:inline>
        </w:drawing>
      </w:r>
    </w:p>
    <w:p w14:paraId="35A7FDD2" w14:textId="12F1A2E9" w:rsidR="74669262" w:rsidRDefault="74669262" w:rsidP="74669262"/>
    <w:p w14:paraId="0963592B" w14:textId="214FBAAA" w:rsidR="74669262" w:rsidRDefault="00A93152" w:rsidP="00A93152">
      <w:pPr>
        <w:pStyle w:val="Heading1"/>
      </w:pPr>
      <w:bookmarkStart w:id="127" w:name="_Toc210855919"/>
      <w:bookmarkStart w:id="128" w:name="_Toc1872036114"/>
      <w:bookmarkStart w:id="129" w:name="_Toc2031049391"/>
      <w:r>
        <w:t>Website Progression</w:t>
      </w:r>
      <w:bookmarkEnd w:id="127"/>
      <w:bookmarkEnd w:id="128"/>
      <w:bookmarkEnd w:id="129"/>
    </w:p>
    <w:p w14:paraId="64A9022A" w14:textId="53EED226" w:rsidR="009440A6" w:rsidRDefault="00A93152" w:rsidP="00A93152">
      <w:r>
        <w:t xml:space="preserve">First </w:t>
      </w:r>
      <w:r w:rsidR="00F96382">
        <w:t xml:space="preserve">version, Very basic, Sample </w:t>
      </w:r>
      <w:r w:rsidR="00B94894">
        <w:t>pages and navigation bar</w:t>
      </w:r>
    </w:p>
    <w:p w14:paraId="29D81B71" w14:textId="517B25EE" w:rsidR="009440A6" w:rsidRPr="00A93152" w:rsidRDefault="009440A6" w:rsidP="00A93152"/>
    <w:p w14:paraId="764A6B56" w14:textId="1F14319B" w:rsidR="74669262" w:rsidRDefault="74669262" w:rsidP="74669262"/>
    <w:p w14:paraId="665A3E64" w14:textId="2D1278C6" w:rsidR="1D370DD3" w:rsidRDefault="1D370DD3" w:rsidP="74669262">
      <w:pPr>
        <w:pStyle w:val="Heading1"/>
      </w:pPr>
      <w:bookmarkStart w:id="130" w:name="_Toc210852429"/>
      <w:bookmarkStart w:id="131" w:name="_Toc661749972"/>
      <w:bookmarkStart w:id="132" w:name="_Toc210852567"/>
      <w:bookmarkStart w:id="133" w:name="_Toc210852647"/>
      <w:bookmarkStart w:id="134" w:name="_Toc210855531"/>
      <w:bookmarkStart w:id="135" w:name="_Toc210855920"/>
      <w:bookmarkStart w:id="136" w:name="_Toc562845046"/>
      <w:bookmarkStart w:id="137" w:name="_Toc1591065055"/>
      <w:r>
        <w:t>Sources</w:t>
      </w:r>
      <w:bookmarkEnd w:id="130"/>
      <w:bookmarkEnd w:id="131"/>
      <w:bookmarkEnd w:id="132"/>
      <w:bookmarkEnd w:id="133"/>
      <w:bookmarkEnd w:id="134"/>
      <w:bookmarkEnd w:id="135"/>
      <w:bookmarkEnd w:id="136"/>
      <w:bookmarkEnd w:id="137"/>
    </w:p>
    <w:p w14:paraId="095D2A87" w14:textId="76D05367" w:rsidR="1D370DD3" w:rsidRDefault="1D370DD3" w:rsidP="00366F56">
      <w:pPr>
        <w:pStyle w:val="Heading2"/>
      </w:pPr>
      <w:bookmarkStart w:id="138" w:name="_Toc210852430"/>
      <w:bookmarkStart w:id="139" w:name="_Toc1744982759"/>
      <w:bookmarkStart w:id="140" w:name="_Toc210852568"/>
      <w:bookmarkStart w:id="141" w:name="_Toc210852648"/>
      <w:bookmarkStart w:id="142" w:name="_Toc210855532"/>
      <w:bookmarkStart w:id="143" w:name="_Toc210855921"/>
      <w:bookmarkStart w:id="144" w:name="_Toc1137776366"/>
      <w:bookmarkStart w:id="145" w:name="_Toc1723694828"/>
      <w:r>
        <w:t>Background Research</w:t>
      </w:r>
      <w:bookmarkEnd w:id="138"/>
      <w:bookmarkEnd w:id="139"/>
      <w:bookmarkEnd w:id="140"/>
      <w:bookmarkEnd w:id="141"/>
      <w:bookmarkEnd w:id="142"/>
      <w:bookmarkEnd w:id="143"/>
      <w:bookmarkEnd w:id="144"/>
      <w:bookmarkEnd w:id="145"/>
    </w:p>
    <w:p w14:paraId="4937F10A" w14:textId="3DAAD9AB" w:rsidR="74669262" w:rsidRDefault="74669262" w:rsidP="74669262"/>
    <w:p w14:paraId="00537E02" w14:textId="1B27D84C" w:rsidR="00817339" w:rsidRDefault="165FB898" w:rsidP="74669262">
      <w:hyperlink r:id="rId34">
        <w:r w:rsidRPr="10A74C32">
          <w:rPr>
            <w:rStyle w:val="Hyperlink"/>
          </w:rPr>
          <w:t>https://www.ibm.com/think/topics/symmetric-encryption</w:t>
        </w:r>
      </w:hyperlink>
    </w:p>
    <w:p w14:paraId="296A6245" w14:textId="0DED235F" w:rsidR="33616C35" w:rsidRDefault="33616C35">
      <w:hyperlink r:id="rId35">
        <w:r w:rsidRPr="10A74C32">
          <w:rPr>
            <w:rStyle w:val="Hyperlink"/>
          </w:rPr>
          <w:t>https://www.lenovo.com/ie/en/glossary/types-of-encryption</w:t>
        </w:r>
      </w:hyperlink>
    </w:p>
    <w:p w14:paraId="21DD6565" w14:textId="24DED82E" w:rsidR="695B6692" w:rsidRDefault="695B6692">
      <w:hyperlink r:id="rId36">
        <w:r w:rsidRPr="53514943">
          <w:rPr>
            <w:rStyle w:val="Hyperlink"/>
            <w:rFonts w:eastAsia="Calibri"/>
          </w:rPr>
          <w:t>https://medium.com/@igorfilatov/hybrid-encryption-in-python-3e408c73970c</w:t>
        </w:r>
      </w:hyperlink>
    </w:p>
    <w:p w14:paraId="7D114B92" w14:textId="553BE9ED" w:rsidR="10A74C32" w:rsidRDefault="10A74C32"/>
    <w:sectPr w:rsidR="10A74C32" w:rsidSect="00D727F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nGlHoAvx4Gwcm1" int2:id="5n5sQM9F">
      <int2:state int2:value="Rejected" int2:type="spell"/>
    </int2:textHash>
    <int2:textHash int2:hashCode="dxzxey/uAqNoM9" int2:id="iM9mN3xx">
      <int2:state int2:value="Rejected" int2:type="spell"/>
    </int2:textHash>
    <int2:textHash int2:hashCode="hVPjqj0uAetSH9" int2:id="ywkGhwol">
      <int2:state int2:value="Rejected" int2:type="spell"/>
    </int2:textHash>
    <int2:bookmark int2:bookmarkName="_Int_5CSUNnGX" int2:invalidationBookmarkName="" int2:hashCode="14AEJUO135eN8z" int2:id="HMSoQejk">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943008"/>
    <w:multiLevelType w:val="hybridMultilevel"/>
    <w:tmpl w:val="D2DCC580"/>
    <w:lvl w:ilvl="0" w:tplc="6D56EF80">
      <w:start w:val="1"/>
      <w:numFmt w:val="bullet"/>
      <w:lvlText w:val=""/>
      <w:lvlJc w:val="left"/>
      <w:pPr>
        <w:ind w:left="720" w:hanging="360"/>
      </w:pPr>
      <w:rPr>
        <w:rFonts w:ascii="Symbol" w:hAnsi="Symbol" w:hint="default"/>
      </w:rPr>
    </w:lvl>
    <w:lvl w:ilvl="1" w:tplc="B414D0B2" w:tentative="1">
      <w:start w:val="1"/>
      <w:numFmt w:val="bullet"/>
      <w:lvlText w:val="o"/>
      <w:lvlJc w:val="left"/>
      <w:pPr>
        <w:ind w:left="1440" w:hanging="360"/>
      </w:pPr>
      <w:rPr>
        <w:rFonts w:ascii="Courier New" w:hAnsi="Courier New" w:hint="default"/>
      </w:rPr>
    </w:lvl>
    <w:lvl w:ilvl="2" w:tplc="F5F8E0BA" w:tentative="1">
      <w:start w:val="1"/>
      <w:numFmt w:val="bullet"/>
      <w:lvlText w:val=""/>
      <w:lvlJc w:val="left"/>
      <w:pPr>
        <w:ind w:left="2160" w:hanging="360"/>
      </w:pPr>
      <w:rPr>
        <w:rFonts w:ascii="Wingdings" w:hAnsi="Wingdings" w:hint="default"/>
      </w:rPr>
    </w:lvl>
    <w:lvl w:ilvl="3" w:tplc="E904CA8A" w:tentative="1">
      <w:start w:val="1"/>
      <w:numFmt w:val="bullet"/>
      <w:lvlText w:val=""/>
      <w:lvlJc w:val="left"/>
      <w:pPr>
        <w:ind w:left="2880" w:hanging="360"/>
      </w:pPr>
      <w:rPr>
        <w:rFonts w:ascii="Symbol" w:hAnsi="Symbol" w:hint="default"/>
      </w:rPr>
    </w:lvl>
    <w:lvl w:ilvl="4" w:tplc="86365198" w:tentative="1">
      <w:start w:val="1"/>
      <w:numFmt w:val="bullet"/>
      <w:lvlText w:val="o"/>
      <w:lvlJc w:val="left"/>
      <w:pPr>
        <w:ind w:left="3600" w:hanging="360"/>
      </w:pPr>
      <w:rPr>
        <w:rFonts w:ascii="Courier New" w:hAnsi="Courier New" w:hint="default"/>
      </w:rPr>
    </w:lvl>
    <w:lvl w:ilvl="5" w:tplc="CA9EC674" w:tentative="1">
      <w:start w:val="1"/>
      <w:numFmt w:val="bullet"/>
      <w:lvlText w:val=""/>
      <w:lvlJc w:val="left"/>
      <w:pPr>
        <w:ind w:left="4320" w:hanging="360"/>
      </w:pPr>
      <w:rPr>
        <w:rFonts w:ascii="Wingdings" w:hAnsi="Wingdings" w:hint="default"/>
      </w:rPr>
    </w:lvl>
    <w:lvl w:ilvl="6" w:tplc="00809AFA" w:tentative="1">
      <w:start w:val="1"/>
      <w:numFmt w:val="bullet"/>
      <w:lvlText w:val=""/>
      <w:lvlJc w:val="left"/>
      <w:pPr>
        <w:ind w:left="5040" w:hanging="360"/>
      </w:pPr>
      <w:rPr>
        <w:rFonts w:ascii="Symbol" w:hAnsi="Symbol" w:hint="default"/>
      </w:rPr>
    </w:lvl>
    <w:lvl w:ilvl="7" w:tplc="14FA3654" w:tentative="1">
      <w:start w:val="1"/>
      <w:numFmt w:val="bullet"/>
      <w:lvlText w:val="o"/>
      <w:lvlJc w:val="left"/>
      <w:pPr>
        <w:ind w:left="5760" w:hanging="360"/>
      </w:pPr>
      <w:rPr>
        <w:rFonts w:ascii="Courier New" w:hAnsi="Courier New" w:hint="default"/>
      </w:rPr>
    </w:lvl>
    <w:lvl w:ilvl="8" w:tplc="981044EC" w:tentative="1">
      <w:start w:val="1"/>
      <w:numFmt w:val="bullet"/>
      <w:lvlText w:val=""/>
      <w:lvlJc w:val="left"/>
      <w:pPr>
        <w:ind w:left="6480" w:hanging="360"/>
      </w:pPr>
      <w:rPr>
        <w:rFonts w:ascii="Wingdings" w:hAnsi="Wingdings" w:hint="default"/>
      </w:rPr>
    </w:lvl>
  </w:abstractNum>
  <w:abstractNum w:abstractNumId="1" w15:restartNumberingAfterBreak="0">
    <w:nsid w:val="3D933A95"/>
    <w:multiLevelType w:val="hybridMultilevel"/>
    <w:tmpl w:val="FFFFFFFF"/>
    <w:lvl w:ilvl="0" w:tplc="8DE63C18">
      <w:start w:val="1"/>
      <w:numFmt w:val="bullet"/>
      <w:lvlText w:val=""/>
      <w:lvlJc w:val="left"/>
      <w:pPr>
        <w:ind w:left="720" w:hanging="360"/>
      </w:pPr>
      <w:rPr>
        <w:rFonts w:ascii="Symbol" w:hAnsi="Symbol" w:hint="default"/>
      </w:rPr>
    </w:lvl>
    <w:lvl w:ilvl="1" w:tplc="B700108C">
      <w:start w:val="1"/>
      <w:numFmt w:val="bullet"/>
      <w:lvlText w:val="o"/>
      <w:lvlJc w:val="left"/>
      <w:pPr>
        <w:ind w:left="1440" w:hanging="360"/>
      </w:pPr>
      <w:rPr>
        <w:rFonts w:ascii="Courier New" w:hAnsi="Courier New" w:hint="default"/>
      </w:rPr>
    </w:lvl>
    <w:lvl w:ilvl="2" w:tplc="0E702DB6">
      <w:start w:val="1"/>
      <w:numFmt w:val="bullet"/>
      <w:lvlText w:val=""/>
      <w:lvlJc w:val="left"/>
      <w:pPr>
        <w:ind w:left="2160" w:hanging="360"/>
      </w:pPr>
      <w:rPr>
        <w:rFonts w:ascii="Wingdings" w:hAnsi="Wingdings" w:hint="default"/>
      </w:rPr>
    </w:lvl>
    <w:lvl w:ilvl="3" w:tplc="154C60C8">
      <w:start w:val="1"/>
      <w:numFmt w:val="bullet"/>
      <w:lvlText w:val=""/>
      <w:lvlJc w:val="left"/>
      <w:pPr>
        <w:ind w:left="2880" w:hanging="360"/>
      </w:pPr>
      <w:rPr>
        <w:rFonts w:ascii="Symbol" w:hAnsi="Symbol" w:hint="default"/>
      </w:rPr>
    </w:lvl>
    <w:lvl w:ilvl="4" w:tplc="5CD606CA">
      <w:start w:val="1"/>
      <w:numFmt w:val="bullet"/>
      <w:lvlText w:val="o"/>
      <w:lvlJc w:val="left"/>
      <w:pPr>
        <w:ind w:left="3600" w:hanging="360"/>
      </w:pPr>
      <w:rPr>
        <w:rFonts w:ascii="Courier New" w:hAnsi="Courier New" w:hint="default"/>
      </w:rPr>
    </w:lvl>
    <w:lvl w:ilvl="5" w:tplc="E4EA7212">
      <w:start w:val="1"/>
      <w:numFmt w:val="bullet"/>
      <w:lvlText w:val=""/>
      <w:lvlJc w:val="left"/>
      <w:pPr>
        <w:ind w:left="4320" w:hanging="360"/>
      </w:pPr>
      <w:rPr>
        <w:rFonts w:ascii="Wingdings" w:hAnsi="Wingdings" w:hint="default"/>
      </w:rPr>
    </w:lvl>
    <w:lvl w:ilvl="6" w:tplc="BCE679AE">
      <w:start w:val="1"/>
      <w:numFmt w:val="bullet"/>
      <w:lvlText w:val=""/>
      <w:lvlJc w:val="left"/>
      <w:pPr>
        <w:ind w:left="5040" w:hanging="360"/>
      </w:pPr>
      <w:rPr>
        <w:rFonts w:ascii="Symbol" w:hAnsi="Symbol" w:hint="default"/>
      </w:rPr>
    </w:lvl>
    <w:lvl w:ilvl="7" w:tplc="AF20D33A">
      <w:start w:val="1"/>
      <w:numFmt w:val="bullet"/>
      <w:lvlText w:val="o"/>
      <w:lvlJc w:val="left"/>
      <w:pPr>
        <w:ind w:left="5760" w:hanging="360"/>
      </w:pPr>
      <w:rPr>
        <w:rFonts w:ascii="Courier New" w:hAnsi="Courier New" w:hint="default"/>
      </w:rPr>
    </w:lvl>
    <w:lvl w:ilvl="8" w:tplc="07BAB6FC">
      <w:start w:val="1"/>
      <w:numFmt w:val="bullet"/>
      <w:lvlText w:val=""/>
      <w:lvlJc w:val="left"/>
      <w:pPr>
        <w:ind w:left="6480" w:hanging="360"/>
      </w:pPr>
      <w:rPr>
        <w:rFonts w:ascii="Wingdings" w:hAnsi="Wingdings" w:hint="default"/>
      </w:rPr>
    </w:lvl>
  </w:abstractNum>
  <w:abstractNum w:abstractNumId="2" w15:restartNumberingAfterBreak="0">
    <w:nsid w:val="408F7415"/>
    <w:multiLevelType w:val="hybridMultilevel"/>
    <w:tmpl w:val="FFFFFFFF"/>
    <w:lvl w:ilvl="0" w:tplc="DA907C10">
      <w:start w:val="1"/>
      <w:numFmt w:val="decimal"/>
      <w:lvlText w:val="%1."/>
      <w:lvlJc w:val="left"/>
      <w:pPr>
        <w:ind w:left="720" w:hanging="360"/>
      </w:pPr>
    </w:lvl>
    <w:lvl w:ilvl="1" w:tplc="1916AC8E">
      <w:start w:val="1"/>
      <w:numFmt w:val="lowerLetter"/>
      <w:lvlText w:val="%2."/>
      <w:lvlJc w:val="left"/>
      <w:pPr>
        <w:ind w:left="1440" w:hanging="360"/>
      </w:pPr>
    </w:lvl>
    <w:lvl w:ilvl="2" w:tplc="4EFC89F0">
      <w:start w:val="1"/>
      <w:numFmt w:val="lowerRoman"/>
      <w:lvlText w:val="%3."/>
      <w:lvlJc w:val="right"/>
      <w:pPr>
        <w:ind w:left="2160" w:hanging="180"/>
      </w:pPr>
    </w:lvl>
    <w:lvl w:ilvl="3" w:tplc="5C849F88">
      <w:start w:val="1"/>
      <w:numFmt w:val="decimal"/>
      <w:lvlText w:val="%4."/>
      <w:lvlJc w:val="left"/>
      <w:pPr>
        <w:ind w:left="2880" w:hanging="360"/>
      </w:pPr>
    </w:lvl>
    <w:lvl w:ilvl="4" w:tplc="BE5AF676">
      <w:start w:val="1"/>
      <w:numFmt w:val="lowerLetter"/>
      <w:lvlText w:val="%5."/>
      <w:lvlJc w:val="left"/>
      <w:pPr>
        <w:ind w:left="3600" w:hanging="360"/>
      </w:pPr>
    </w:lvl>
    <w:lvl w:ilvl="5" w:tplc="901AC942">
      <w:start w:val="1"/>
      <w:numFmt w:val="lowerRoman"/>
      <w:lvlText w:val="%6."/>
      <w:lvlJc w:val="right"/>
      <w:pPr>
        <w:ind w:left="4320" w:hanging="180"/>
      </w:pPr>
    </w:lvl>
    <w:lvl w:ilvl="6" w:tplc="9266D266">
      <w:start w:val="1"/>
      <w:numFmt w:val="decimal"/>
      <w:lvlText w:val="%7."/>
      <w:lvlJc w:val="left"/>
      <w:pPr>
        <w:ind w:left="5040" w:hanging="360"/>
      </w:pPr>
    </w:lvl>
    <w:lvl w:ilvl="7" w:tplc="36584CFC">
      <w:start w:val="1"/>
      <w:numFmt w:val="lowerLetter"/>
      <w:lvlText w:val="%8."/>
      <w:lvlJc w:val="left"/>
      <w:pPr>
        <w:ind w:left="5760" w:hanging="360"/>
      </w:pPr>
    </w:lvl>
    <w:lvl w:ilvl="8" w:tplc="E9089600">
      <w:start w:val="1"/>
      <w:numFmt w:val="lowerRoman"/>
      <w:lvlText w:val="%9."/>
      <w:lvlJc w:val="right"/>
      <w:pPr>
        <w:ind w:left="6480" w:hanging="180"/>
      </w:pPr>
    </w:lvl>
  </w:abstractNum>
  <w:abstractNum w:abstractNumId="3" w15:restartNumberingAfterBreak="0">
    <w:nsid w:val="40B7A710"/>
    <w:multiLevelType w:val="hybridMultilevel"/>
    <w:tmpl w:val="FFFFFFFF"/>
    <w:lvl w:ilvl="0" w:tplc="950208C6">
      <w:start w:val="1"/>
      <w:numFmt w:val="bullet"/>
      <w:lvlText w:val="-"/>
      <w:lvlJc w:val="left"/>
      <w:pPr>
        <w:ind w:left="720" w:hanging="360"/>
      </w:pPr>
      <w:rPr>
        <w:rFonts w:ascii="Aptos" w:hAnsi="Aptos" w:hint="default"/>
      </w:rPr>
    </w:lvl>
    <w:lvl w:ilvl="1" w:tplc="D6DC37E0">
      <w:start w:val="1"/>
      <w:numFmt w:val="bullet"/>
      <w:lvlText w:val="o"/>
      <w:lvlJc w:val="left"/>
      <w:pPr>
        <w:ind w:left="1440" w:hanging="360"/>
      </w:pPr>
      <w:rPr>
        <w:rFonts w:ascii="Courier New" w:hAnsi="Courier New" w:hint="default"/>
      </w:rPr>
    </w:lvl>
    <w:lvl w:ilvl="2" w:tplc="F7F405D0">
      <w:start w:val="1"/>
      <w:numFmt w:val="bullet"/>
      <w:lvlText w:val=""/>
      <w:lvlJc w:val="left"/>
      <w:pPr>
        <w:ind w:left="2160" w:hanging="360"/>
      </w:pPr>
      <w:rPr>
        <w:rFonts w:ascii="Wingdings" w:hAnsi="Wingdings" w:hint="default"/>
      </w:rPr>
    </w:lvl>
    <w:lvl w:ilvl="3" w:tplc="68AAA3CC">
      <w:start w:val="1"/>
      <w:numFmt w:val="bullet"/>
      <w:lvlText w:val=""/>
      <w:lvlJc w:val="left"/>
      <w:pPr>
        <w:ind w:left="2880" w:hanging="360"/>
      </w:pPr>
      <w:rPr>
        <w:rFonts w:ascii="Symbol" w:hAnsi="Symbol" w:hint="default"/>
      </w:rPr>
    </w:lvl>
    <w:lvl w:ilvl="4" w:tplc="75B87CE4">
      <w:start w:val="1"/>
      <w:numFmt w:val="bullet"/>
      <w:lvlText w:val="o"/>
      <w:lvlJc w:val="left"/>
      <w:pPr>
        <w:ind w:left="3600" w:hanging="360"/>
      </w:pPr>
      <w:rPr>
        <w:rFonts w:ascii="Courier New" w:hAnsi="Courier New" w:hint="default"/>
      </w:rPr>
    </w:lvl>
    <w:lvl w:ilvl="5" w:tplc="CA6E50FA">
      <w:start w:val="1"/>
      <w:numFmt w:val="bullet"/>
      <w:lvlText w:val=""/>
      <w:lvlJc w:val="left"/>
      <w:pPr>
        <w:ind w:left="4320" w:hanging="360"/>
      </w:pPr>
      <w:rPr>
        <w:rFonts w:ascii="Wingdings" w:hAnsi="Wingdings" w:hint="default"/>
      </w:rPr>
    </w:lvl>
    <w:lvl w:ilvl="6" w:tplc="EF3678A2">
      <w:start w:val="1"/>
      <w:numFmt w:val="bullet"/>
      <w:lvlText w:val=""/>
      <w:lvlJc w:val="left"/>
      <w:pPr>
        <w:ind w:left="5040" w:hanging="360"/>
      </w:pPr>
      <w:rPr>
        <w:rFonts w:ascii="Symbol" w:hAnsi="Symbol" w:hint="default"/>
      </w:rPr>
    </w:lvl>
    <w:lvl w:ilvl="7" w:tplc="77044688">
      <w:start w:val="1"/>
      <w:numFmt w:val="bullet"/>
      <w:lvlText w:val="o"/>
      <w:lvlJc w:val="left"/>
      <w:pPr>
        <w:ind w:left="5760" w:hanging="360"/>
      </w:pPr>
      <w:rPr>
        <w:rFonts w:ascii="Courier New" w:hAnsi="Courier New" w:hint="default"/>
      </w:rPr>
    </w:lvl>
    <w:lvl w:ilvl="8" w:tplc="57A0EBCA">
      <w:start w:val="1"/>
      <w:numFmt w:val="bullet"/>
      <w:lvlText w:val=""/>
      <w:lvlJc w:val="left"/>
      <w:pPr>
        <w:ind w:left="6480" w:hanging="360"/>
      </w:pPr>
      <w:rPr>
        <w:rFonts w:ascii="Wingdings" w:hAnsi="Wingdings" w:hint="default"/>
      </w:rPr>
    </w:lvl>
  </w:abstractNum>
  <w:abstractNum w:abstractNumId="4" w15:restartNumberingAfterBreak="0">
    <w:nsid w:val="53366CC0"/>
    <w:multiLevelType w:val="hybridMultilevel"/>
    <w:tmpl w:val="B7A609FE"/>
    <w:lvl w:ilvl="0" w:tplc="D9DC61BC">
      <w:start w:val="1"/>
      <w:numFmt w:val="bullet"/>
      <w:lvlText w:val=""/>
      <w:lvlJc w:val="left"/>
      <w:pPr>
        <w:ind w:left="1800" w:hanging="360"/>
      </w:pPr>
      <w:rPr>
        <w:rFonts w:ascii="Symbol" w:hAnsi="Symbol" w:hint="default"/>
      </w:rPr>
    </w:lvl>
    <w:lvl w:ilvl="1" w:tplc="BCCC8DD2">
      <w:start w:val="1"/>
      <w:numFmt w:val="bullet"/>
      <w:lvlText w:val="o"/>
      <w:lvlJc w:val="left"/>
      <w:pPr>
        <w:ind w:left="2520" w:hanging="360"/>
      </w:pPr>
      <w:rPr>
        <w:rFonts w:ascii="Courier New" w:hAnsi="Courier New" w:hint="default"/>
      </w:rPr>
    </w:lvl>
    <w:lvl w:ilvl="2" w:tplc="30CA2488">
      <w:start w:val="1"/>
      <w:numFmt w:val="bullet"/>
      <w:lvlText w:val=""/>
      <w:lvlJc w:val="left"/>
      <w:pPr>
        <w:ind w:left="3240" w:hanging="360"/>
      </w:pPr>
      <w:rPr>
        <w:rFonts w:ascii="Wingdings" w:hAnsi="Wingdings" w:hint="default"/>
      </w:rPr>
    </w:lvl>
    <w:lvl w:ilvl="3" w:tplc="C6A07736">
      <w:start w:val="1"/>
      <w:numFmt w:val="bullet"/>
      <w:lvlText w:val=""/>
      <w:lvlJc w:val="left"/>
      <w:pPr>
        <w:ind w:left="3960" w:hanging="360"/>
      </w:pPr>
      <w:rPr>
        <w:rFonts w:ascii="Symbol" w:hAnsi="Symbol" w:hint="default"/>
      </w:rPr>
    </w:lvl>
    <w:lvl w:ilvl="4" w:tplc="E3560C10">
      <w:start w:val="1"/>
      <w:numFmt w:val="bullet"/>
      <w:lvlText w:val="o"/>
      <w:lvlJc w:val="left"/>
      <w:pPr>
        <w:ind w:left="4680" w:hanging="360"/>
      </w:pPr>
      <w:rPr>
        <w:rFonts w:ascii="Courier New" w:hAnsi="Courier New" w:hint="default"/>
      </w:rPr>
    </w:lvl>
    <w:lvl w:ilvl="5" w:tplc="0BDE8756">
      <w:start w:val="1"/>
      <w:numFmt w:val="bullet"/>
      <w:lvlText w:val=""/>
      <w:lvlJc w:val="left"/>
      <w:pPr>
        <w:ind w:left="5400" w:hanging="360"/>
      </w:pPr>
      <w:rPr>
        <w:rFonts w:ascii="Wingdings" w:hAnsi="Wingdings" w:hint="default"/>
      </w:rPr>
    </w:lvl>
    <w:lvl w:ilvl="6" w:tplc="79E493E0">
      <w:start w:val="1"/>
      <w:numFmt w:val="bullet"/>
      <w:lvlText w:val=""/>
      <w:lvlJc w:val="left"/>
      <w:pPr>
        <w:ind w:left="6120" w:hanging="360"/>
      </w:pPr>
      <w:rPr>
        <w:rFonts w:ascii="Symbol" w:hAnsi="Symbol" w:hint="default"/>
      </w:rPr>
    </w:lvl>
    <w:lvl w:ilvl="7" w:tplc="93C8F8DE">
      <w:start w:val="1"/>
      <w:numFmt w:val="bullet"/>
      <w:lvlText w:val="o"/>
      <w:lvlJc w:val="left"/>
      <w:pPr>
        <w:ind w:left="6840" w:hanging="360"/>
      </w:pPr>
      <w:rPr>
        <w:rFonts w:ascii="Courier New" w:hAnsi="Courier New" w:hint="default"/>
      </w:rPr>
    </w:lvl>
    <w:lvl w:ilvl="8" w:tplc="24AAE896">
      <w:start w:val="1"/>
      <w:numFmt w:val="bullet"/>
      <w:lvlText w:val=""/>
      <w:lvlJc w:val="left"/>
      <w:pPr>
        <w:ind w:left="7560" w:hanging="360"/>
      </w:pPr>
      <w:rPr>
        <w:rFonts w:ascii="Wingdings" w:hAnsi="Wingdings" w:hint="default"/>
      </w:rPr>
    </w:lvl>
  </w:abstractNum>
  <w:abstractNum w:abstractNumId="5" w15:restartNumberingAfterBreak="0">
    <w:nsid w:val="538A84A2"/>
    <w:multiLevelType w:val="hybridMultilevel"/>
    <w:tmpl w:val="FFFFFFFF"/>
    <w:lvl w:ilvl="0" w:tplc="B44C6E4A">
      <w:start w:val="1"/>
      <w:numFmt w:val="bullet"/>
      <w:lvlText w:val="-"/>
      <w:lvlJc w:val="left"/>
      <w:pPr>
        <w:ind w:left="720" w:hanging="360"/>
      </w:pPr>
      <w:rPr>
        <w:rFonts w:ascii="Aptos" w:hAnsi="Aptos" w:hint="default"/>
      </w:rPr>
    </w:lvl>
    <w:lvl w:ilvl="1" w:tplc="6BB47662">
      <w:start w:val="1"/>
      <w:numFmt w:val="bullet"/>
      <w:lvlText w:val="o"/>
      <w:lvlJc w:val="left"/>
      <w:pPr>
        <w:ind w:left="1440" w:hanging="360"/>
      </w:pPr>
      <w:rPr>
        <w:rFonts w:ascii="Courier New" w:hAnsi="Courier New" w:hint="default"/>
      </w:rPr>
    </w:lvl>
    <w:lvl w:ilvl="2" w:tplc="249CB610">
      <w:start w:val="1"/>
      <w:numFmt w:val="bullet"/>
      <w:lvlText w:val=""/>
      <w:lvlJc w:val="left"/>
      <w:pPr>
        <w:ind w:left="2160" w:hanging="360"/>
      </w:pPr>
      <w:rPr>
        <w:rFonts w:ascii="Wingdings" w:hAnsi="Wingdings" w:hint="default"/>
      </w:rPr>
    </w:lvl>
    <w:lvl w:ilvl="3" w:tplc="F2868380">
      <w:start w:val="1"/>
      <w:numFmt w:val="bullet"/>
      <w:lvlText w:val=""/>
      <w:lvlJc w:val="left"/>
      <w:pPr>
        <w:ind w:left="2880" w:hanging="360"/>
      </w:pPr>
      <w:rPr>
        <w:rFonts w:ascii="Symbol" w:hAnsi="Symbol" w:hint="default"/>
      </w:rPr>
    </w:lvl>
    <w:lvl w:ilvl="4" w:tplc="2DD82F18">
      <w:start w:val="1"/>
      <w:numFmt w:val="bullet"/>
      <w:lvlText w:val="o"/>
      <w:lvlJc w:val="left"/>
      <w:pPr>
        <w:ind w:left="3600" w:hanging="360"/>
      </w:pPr>
      <w:rPr>
        <w:rFonts w:ascii="Courier New" w:hAnsi="Courier New" w:hint="default"/>
      </w:rPr>
    </w:lvl>
    <w:lvl w:ilvl="5" w:tplc="F5FC8972">
      <w:start w:val="1"/>
      <w:numFmt w:val="bullet"/>
      <w:lvlText w:val=""/>
      <w:lvlJc w:val="left"/>
      <w:pPr>
        <w:ind w:left="4320" w:hanging="360"/>
      </w:pPr>
      <w:rPr>
        <w:rFonts w:ascii="Wingdings" w:hAnsi="Wingdings" w:hint="default"/>
      </w:rPr>
    </w:lvl>
    <w:lvl w:ilvl="6" w:tplc="78968DF8">
      <w:start w:val="1"/>
      <w:numFmt w:val="bullet"/>
      <w:lvlText w:val=""/>
      <w:lvlJc w:val="left"/>
      <w:pPr>
        <w:ind w:left="5040" w:hanging="360"/>
      </w:pPr>
      <w:rPr>
        <w:rFonts w:ascii="Symbol" w:hAnsi="Symbol" w:hint="default"/>
      </w:rPr>
    </w:lvl>
    <w:lvl w:ilvl="7" w:tplc="C4D0DC1A">
      <w:start w:val="1"/>
      <w:numFmt w:val="bullet"/>
      <w:lvlText w:val="o"/>
      <w:lvlJc w:val="left"/>
      <w:pPr>
        <w:ind w:left="5760" w:hanging="360"/>
      </w:pPr>
      <w:rPr>
        <w:rFonts w:ascii="Courier New" w:hAnsi="Courier New" w:hint="default"/>
      </w:rPr>
    </w:lvl>
    <w:lvl w:ilvl="8" w:tplc="57D29E68">
      <w:start w:val="1"/>
      <w:numFmt w:val="bullet"/>
      <w:lvlText w:val=""/>
      <w:lvlJc w:val="left"/>
      <w:pPr>
        <w:ind w:left="6480" w:hanging="360"/>
      </w:pPr>
      <w:rPr>
        <w:rFonts w:ascii="Wingdings" w:hAnsi="Wingdings" w:hint="default"/>
      </w:rPr>
    </w:lvl>
  </w:abstractNum>
  <w:abstractNum w:abstractNumId="6" w15:restartNumberingAfterBreak="0">
    <w:nsid w:val="7CF6B2B9"/>
    <w:multiLevelType w:val="hybridMultilevel"/>
    <w:tmpl w:val="FFFFFFFF"/>
    <w:lvl w:ilvl="0" w:tplc="AE2E9C40">
      <w:start w:val="1"/>
      <w:numFmt w:val="bullet"/>
      <w:lvlText w:val=""/>
      <w:lvlJc w:val="left"/>
      <w:pPr>
        <w:ind w:left="1080" w:hanging="360"/>
      </w:pPr>
      <w:rPr>
        <w:rFonts w:ascii="Symbol" w:hAnsi="Symbol" w:hint="default"/>
      </w:rPr>
    </w:lvl>
    <w:lvl w:ilvl="1" w:tplc="EE908E4E">
      <w:start w:val="1"/>
      <w:numFmt w:val="bullet"/>
      <w:lvlText w:val="o"/>
      <w:lvlJc w:val="left"/>
      <w:pPr>
        <w:ind w:left="1800" w:hanging="360"/>
      </w:pPr>
      <w:rPr>
        <w:rFonts w:ascii="Courier New" w:hAnsi="Courier New" w:hint="default"/>
      </w:rPr>
    </w:lvl>
    <w:lvl w:ilvl="2" w:tplc="AC9A2E18">
      <w:start w:val="1"/>
      <w:numFmt w:val="bullet"/>
      <w:lvlText w:val=""/>
      <w:lvlJc w:val="left"/>
      <w:pPr>
        <w:ind w:left="2520" w:hanging="360"/>
      </w:pPr>
      <w:rPr>
        <w:rFonts w:ascii="Wingdings" w:hAnsi="Wingdings" w:hint="default"/>
      </w:rPr>
    </w:lvl>
    <w:lvl w:ilvl="3" w:tplc="D2628ACA">
      <w:start w:val="1"/>
      <w:numFmt w:val="bullet"/>
      <w:lvlText w:val=""/>
      <w:lvlJc w:val="left"/>
      <w:pPr>
        <w:ind w:left="3240" w:hanging="360"/>
      </w:pPr>
      <w:rPr>
        <w:rFonts w:ascii="Symbol" w:hAnsi="Symbol" w:hint="default"/>
      </w:rPr>
    </w:lvl>
    <w:lvl w:ilvl="4" w:tplc="F45862A2">
      <w:start w:val="1"/>
      <w:numFmt w:val="bullet"/>
      <w:lvlText w:val="o"/>
      <w:lvlJc w:val="left"/>
      <w:pPr>
        <w:ind w:left="3960" w:hanging="360"/>
      </w:pPr>
      <w:rPr>
        <w:rFonts w:ascii="Courier New" w:hAnsi="Courier New" w:hint="default"/>
      </w:rPr>
    </w:lvl>
    <w:lvl w:ilvl="5" w:tplc="64069FFA">
      <w:start w:val="1"/>
      <w:numFmt w:val="bullet"/>
      <w:lvlText w:val=""/>
      <w:lvlJc w:val="left"/>
      <w:pPr>
        <w:ind w:left="4680" w:hanging="360"/>
      </w:pPr>
      <w:rPr>
        <w:rFonts w:ascii="Wingdings" w:hAnsi="Wingdings" w:hint="default"/>
      </w:rPr>
    </w:lvl>
    <w:lvl w:ilvl="6" w:tplc="C400E84A">
      <w:start w:val="1"/>
      <w:numFmt w:val="bullet"/>
      <w:lvlText w:val=""/>
      <w:lvlJc w:val="left"/>
      <w:pPr>
        <w:ind w:left="5400" w:hanging="360"/>
      </w:pPr>
      <w:rPr>
        <w:rFonts w:ascii="Symbol" w:hAnsi="Symbol" w:hint="default"/>
      </w:rPr>
    </w:lvl>
    <w:lvl w:ilvl="7" w:tplc="23DE7E40">
      <w:start w:val="1"/>
      <w:numFmt w:val="bullet"/>
      <w:lvlText w:val="o"/>
      <w:lvlJc w:val="left"/>
      <w:pPr>
        <w:ind w:left="6120" w:hanging="360"/>
      </w:pPr>
      <w:rPr>
        <w:rFonts w:ascii="Courier New" w:hAnsi="Courier New" w:hint="default"/>
      </w:rPr>
    </w:lvl>
    <w:lvl w:ilvl="8" w:tplc="ECA291CE">
      <w:start w:val="1"/>
      <w:numFmt w:val="bullet"/>
      <w:lvlText w:val=""/>
      <w:lvlJc w:val="left"/>
      <w:pPr>
        <w:ind w:left="6840" w:hanging="360"/>
      </w:pPr>
      <w:rPr>
        <w:rFonts w:ascii="Wingdings" w:hAnsi="Wingdings" w:hint="default"/>
      </w:rPr>
    </w:lvl>
  </w:abstractNum>
  <w:num w:numId="1" w16cid:durableId="730693377">
    <w:abstractNumId w:val="4"/>
  </w:num>
  <w:num w:numId="2" w16cid:durableId="1927835157">
    <w:abstractNumId w:val="6"/>
  </w:num>
  <w:num w:numId="3" w16cid:durableId="2007900906">
    <w:abstractNumId w:val="2"/>
  </w:num>
  <w:num w:numId="4" w16cid:durableId="664744233">
    <w:abstractNumId w:val="0"/>
  </w:num>
  <w:num w:numId="5" w16cid:durableId="1760711596">
    <w:abstractNumId w:val="3"/>
  </w:num>
  <w:num w:numId="6" w16cid:durableId="1584755101">
    <w:abstractNumId w:val="5"/>
  </w:num>
  <w:num w:numId="7" w16cid:durableId="12072569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79B"/>
    <w:rsid w:val="00001560"/>
    <w:rsid w:val="00001905"/>
    <w:rsid w:val="00003F6E"/>
    <w:rsid w:val="00005375"/>
    <w:rsid w:val="00010502"/>
    <w:rsid w:val="0001424A"/>
    <w:rsid w:val="0001433F"/>
    <w:rsid w:val="000175B9"/>
    <w:rsid w:val="000210DB"/>
    <w:rsid w:val="00021C4A"/>
    <w:rsid w:val="00023E91"/>
    <w:rsid w:val="000255F3"/>
    <w:rsid w:val="00025FCB"/>
    <w:rsid w:val="00027A5B"/>
    <w:rsid w:val="00033DB8"/>
    <w:rsid w:val="000343C5"/>
    <w:rsid w:val="0003628B"/>
    <w:rsid w:val="00042473"/>
    <w:rsid w:val="000434BE"/>
    <w:rsid w:val="00046D14"/>
    <w:rsid w:val="00054A8A"/>
    <w:rsid w:val="00061692"/>
    <w:rsid w:val="00065783"/>
    <w:rsid w:val="0006579B"/>
    <w:rsid w:val="00070D37"/>
    <w:rsid w:val="00074EFC"/>
    <w:rsid w:val="00074F33"/>
    <w:rsid w:val="00076126"/>
    <w:rsid w:val="000827A2"/>
    <w:rsid w:val="00091629"/>
    <w:rsid w:val="00093528"/>
    <w:rsid w:val="00093EFA"/>
    <w:rsid w:val="000A1F09"/>
    <w:rsid w:val="000A3A95"/>
    <w:rsid w:val="000A4528"/>
    <w:rsid w:val="000A5BF9"/>
    <w:rsid w:val="000A7091"/>
    <w:rsid w:val="000B2858"/>
    <w:rsid w:val="000C1185"/>
    <w:rsid w:val="000C132F"/>
    <w:rsid w:val="000C1FF7"/>
    <w:rsid w:val="000C3F0F"/>
    <w:rsid w:val="000C52EB"/>
    <w:rsid w:val="000C5C79"/>
    <w:rsid w:val="000C6299"/>
    <w:rsid w:val="000C683F"/>
    <w:rsid w:val="000C6AFC"/>
    <w:rsid w:val="000C6F0A"/>
    <w:rsid w:val="000C7CB5"/>
    <w:rsid w:val="000D01F0"/>
    <w:rsid w:val="000D02CC"/>
    <w:rsid w:val="000D0C5A"/>
    <w:rsid w:val="000D105A"/>
    <w:rsid w:val="000D1A81"/>
    <w:rsid w:val="000D2CFE"/>
    <w:rsid w:val="000D4D00"/>
    <w:rsid w:val="000D6BA3"/>
    <w:rsid w:val="000D7C6A"/>
    <w:rsid w:val="000E5EC1"/>
    <w:rsid w:val="000E70BD"/>
    <w:rsid w:val="000F038A"/>
    <w:rsid w:val="001003A8"/>
    <w:rsid w:val="001011AE"/>
    <w:rsid w:val="00101465"/>
    <w:rsid w:val="00102521"/>
    <w:rsid w:val="00104917"/>
    <w:rsid w:val="00110843"/>
    <w:rsid w:val="00110FA8"/>
    <w:rsid w:val="00111F77"/>
    <w:rsid w:val="00113155"/>
    <w:rsid w:val="001163B5"/>
    <w:rsid w:val="00116F56"/>
    <w:rsid w:val="00117BC7"/>
    <w:rsid w:val="00120068"/>
    <w:rsid w:val="00120233"/>
    <w:rsid w:val="00121AC8"/>
    <w:rsid w:val="0012453D"/>
    <w:rsid w:val="00124C3B"/>
    <w:rsid w:val="00126C04"/>
    <w:rsid w:val="00130D69"/>
    <w:rsid w:val="001312E5"/>
    <w:rsid w:val="00131FA4"/>
    <w:rsid w:val="00132B37"/>
    <w:rsid w:val="0013385E"/>
    <w:rsid w:val="001351FC"/>
    <w:rsid w:val="00140690"/>
    <w:rsid w:val="0014136F"/>
    <w:rsid w:val="00141E74"/>
    <w:rsid w:val="00142477"/>
    <w:rsid w:val="001468BB"/>
    <w:rsid w:val="00147E78"/>
    <w:rsid w:val="001540A8"/>
    <w:rsid w:val="00154A66"/>
    <w:rsid w:val="001551BE"/>
    <w:rsid w:val="00162D3E"/>
    <w:rsid w:val="00163685"/>
    <w:rsid w:val="001650C3"/>
    <w:rsid w:val="00166FE4"/>
    <w:rsid w:val="00167419"/>
    <w:rsid w:val="00174079"/>
    <w:rsid w:val="001740E1"/>
    <w:rsid w:val="00174236"/>
    <w:rsid w:val="00174AD4"/>
    <w:rsid w:val="00175A76"/>
    <w:rsid w:val="00177EAD"/>
    <w:rsid w:val="001808E3"/>
    <w:rsid w:val="00183740"/>
    <w:rsid w:val="00183C70"/>
    <w:rsid w:val="001860A7"/>
    <w:rsid w:val="00186C00"/>
    <w:rsid w:val="00190924"/>
    <w:rsid w:val="00194D38"/>
    <w:rsid w:val="00196219"/>
    <w:rsid w:val="0019736E"/>
    <w:rsid w:val="00197D5F"/>
    <w:rsid w:val="001A1C89"/>
    <w:rsid w:val="001A3DA5"/>
    <w:rsid w:val="001A46ED"/>
    <w:rsid w:val="001A56E8"/>
    <w:rsid w:val="001A6A8B"/>
    <w:rsid w:val="001A6B2C"/>
    <w:rsid w:val="001A7BAB"/>
    <w:rsid w:val="001B1629"/>
    <w:rsid w:val="001B5715"/>
    <w:rsid w:val="001B5946"/>
    <w:rsid w:val="001B7B55"/>
    <w:rsid w:val="001C01A4"/>
    <w:rsid w:val="001C1617"/>
    <w:rsid w:val="001C2D56"/>
    <w:rsid w:val="001C31DB"/>
    <w:rsid w:val="001C3AE9"/>
    <w:rsid w:val="001C3FF2"/>
    <w:rsid w:val="001D1D8B"/>
    <w:rsid w:val="001D3BB2"/>
    <w:rsid w:val="001D3D4E"/>
    <w:rsid w:val="001D3E3E"/>
    <w:rsid w:val="001D60E7"/>
    <w:rsid w:val="001D688D"/>
    <w:rsid w:val="001D7CCD"/>
    <w:rsid w:val="001E5579"/>
    <w:rsid w:val="001F2E6C"/>
    <w:rsid w:val="001F341B"/>
    <w:rsid w:val="001F3CC9"/>
    <w:rsid w:val="001F3E10"/>
    <w:rsid w:val="001F4B82"/>
    <w:rsid w:val="00200231"/>
    <w:rsid w:val="00200858"/>
    <w:rsid w:val="00204B41"/>
    <w:rsid w:val="00205321"/>
    <w:rsid w:val="0020653C"/>
    <w:rsid w:val="00207894"/>
    <w:rsid w:val="00210177"/>
    <w:rsid w:val="00212048"/>
    <w:rsid w:val="00212927"/>
    <w:rsid w:val="0021380B"/>
    <w:rsid w:val="00215754"/>
    <w:rsid w:val="00222A7F"/>
    <w:rsid w:val="00222B44"/>
    <w:rsid w:val="00225F9E"/>
    <w:rsid w:val="00226FDA"/>
    <w:rsid w:val="00227481"/>
    <w:rsid w:val="00231947"/>
    <w:rsid w:val="00232927"/>
    <w:rsid w:val="00240FE7"/>
    <w:rsid w:val="0024117F"/>
    <w:rsid w:val="0024126D"/>
    <w:rsid w:val="002427DF"/>
    <w:rsid w:val="00242E45"/>
    <w:rsid w:val="002438C0"/>
    <w:rsid w:val="00250C41"/>
    <w:rsid w:val="00252058"/>
    <w:rsid w:val="002541E4"/>
    <w:rsid w:val="002547E4"/>
    <w:rsid w:val="00255261"/>
    <w:rsid w:val="00255C4B"/>
    <w:rsid w:val="00260CF3"/>
    <w:rsid w:val="00261415"/>
    <w:rsid w:val="002624C3"/>
    <w:rsid w:val="00265CAF"/>
    <w:rsid w:val="00266D2E"/>
    <w:rsid w:val="00271B70"/>
    <w:rsid w:val="002735C0"/>
    <w:rsid w:val="00275FA8"/>
    <w:rsid w:val="00280EE5"/>
    <w:rsid w:val="00280FD9"/>
    <w:rsid w:val="00287428"/>
    <w:rsid w:val="00291201"/>
    <w:rsid w:val="00291927"/>
    <w:rsid w:val="00291BD9"/>
    <w:rsid w:val="002926D8"/>
    <w:rsid w:val="002928EE"/>
    <w:rsid w:val="002946AD"/>
    <w:rsid w:val="00295A84"/>
    <w:rsid w:val="00297309"/>
    <w:rsid w:val="002978BA"/>
    <w:rsid w:val="002A1703"/>
    <w:rsid w:val="002A4048"/>
    <w:rsid w:val="002A4EDE"/>
    <w:rsid w:val="002A7E54"/>
    <w:rsid w:val="002A7ED3"/>
    <w:rsid w:val="002B29D4"/>
    <w:rsid w:val="002B4BC0"/>
    <w:rsid w:val="002B5D22"/>
    <w:rsid w:val="002B7132"/>
    <w:rsid w:val="002C01BF"/>
    <w:rsid w:val="002C0A71"/>
    <w:rsid w:val="002C2099"/>
    <w:rsid w:val="002C21D9"/>
    <w:rsid w:val="002C4A69"/>
    <w:rsid w:val="002D1260"/>
    <w:rsid w:val="002D1C64"/>
    <w:rsid w:val="002D2705"/>
    <w:rsid w:val="002D38AC"/>
    <w:rsid w:val="002D47DF"/>
    <w:rsid w:val="002D69D6"/>
    <w:rsid w:val="002E0487"/>
    <w:rsid w:val="002E3436"/>
    <w:rsid w:val="002E3655"/>
    <w:rsid w:val="002E55B6"/>
    <w:rsid w:val="002E5A8E"/>
    <w:rsid w:val="002F255B"/>
    <w:rsid w:val="002F2C9A"/>
    <w:rsid w:val="002F3C6F"/>
    <w:rsid w:val="002F71D7"/>
    <w:rsid w:val="002F737D"/>
    <w:rsid w:val="003009CE"/>
    <w:rsid w:val="00303248"/>
    <w:rsid w:val="003059C8"/>
    <w:rsid w:val="00307B54"/>
    <w:rsid w:val="00310924"/>
    <w:rsid w:val="003122D1"/>
    <w:rsid w:val="003167D5"/>
    <w:rsid w:val="00316850"/>
    <w:rsid w:val="00322408"/>
    <w:rsid w:val="0032732F"/>
    <w:rsid w:val="00327537"/>
    <w:rsid w:val="0033023D"/>
    <w:rsid w:val="00331136"/>
    <w:rsid w:val="00333910"/>
    <w:rsid w:val="00333DF0"/>
    <w:rsid w:val="00333F06"/>
    <w:rsid w:val="00335603"/>
    <w:rsid w:val="00336549"/>
    <w:rsid w:val="00337414"/>
    <w:rsid w:val="00341285"/>
    <w:rsid w:val="00343983"/>
    <w:rsid w:val="00347D07"/>
    <w:rsid w:val="00350FA1"/>
    <w:rsid w:val="003516CF"/>
    <w:rsid w:val="0035286F"/>
    <w:rsid w:val="00353795"/>
    <w:rsid w:val="0035556E"/>
    <w:rsid w:val="0035746C"/>
    <w:rsid w:val="00360C4D"/>
    <w:rsid w:val="00365C9E"/>
    <w:rsid w:val="00366F56"/>
    <w:rsid w:val="00367839"/>
    <w:rsid w:val="00370156"/>
    <w:rsid w:val="003705E4"/>
    <w:rsid w:val="003708E2"/>
    <w:rsid w:val="00373527"/>
    <w:rsid w:val="00375D18"/>
    <w:rsid w:val="00376B3D"/>
    <w:rsid w:val="00377F0A"/>
    <w:rsid w:val="00381A78"/>
    <w:rsid w:val="00385D99"/>
    <w:rsid w:val="0038626C"/>
    <w:rsid w:val="003862A8"/>
    <w:rsid w:val="00386755"/>
    <w:rsid w:val="003937F7"/>
    <w:rsid w:val="00395988"/>
    <w:rsid w:val="00396C5A"/>
    <w:rsid w:val="00397FEB"/>
    <w:rsid w:val="003A01D9"/>
    <w:rsid w:val="003A1B3B"/>
    <w:rsid w:val="003A1B54"/>
    <w:rsid w:val="003A3263"/>
    <w:rsid w:val="003A49E6"/>
    <w:rsid w:val="003A4E98"/>
    <w:rsid w:val="003A590E"/>
    <w:rsid w:val="003A7553"/>
    <w:rsid w:val="003A7946"/>
    <w:rsid w:val="003B04A8"/>
    <w:rsid w:val="003B0FE4"/>
    <w:rsid w:val="003B1375"/>
    <w:rsid w:val="003B209C"/>
    <w:rsid w:val="003B2D69"/>
    <w:rsid w:val="003B48EF"/>
    <w:rsid w:val="003B4D09"/>
    <w:rsid w:val="003B58B0"/>
    <w:rsid w:val="003B6DF8"/>
    <w:rsid w:val="003B7C84"/>
    <w:rsid w:val="003B7D29"/>
    <w:rsid w:val="003C17C1"/>
    <w:rsid w:val="003C18E5"/>
    <w:rsid w:val="003C351F"/>
    <w:rsid w:val="003C7607"/>
    <w:rsid w:val="003E081D"/>
    <w:rsid w:val="003E09EB"/>
    <w:rsid w:val="003E2C57"/>
    <w:rsid w:val="003E322F"/>
    <w:rsid w:val="003E3DAD"/>
    <w:rsid w:val="003E4460"/>
    <w:rsid w:val="003E4896"/>
    <w:rsid w:val="003E5496"/>
    <w:rsid w:val="003E5A98"/>
    <w:rsid w:val="003E79CA"/>
    <w:rsid w:val="003F02C7"/>
    <w:rsid w:val="003F0AC9"/>
    <w:rsid w:val="003F1F37"/>
    <w:rsid w:val="003F3A1F"/>
    <w:rsid w:val="003F4669"/>
    <w:rsid w:val="003F55D6"/>
    <w:rsid w:val="003F6B4F"/>
    <w:rsid w:val="003F7E93"/>
    <w:rsid w:val="004016D2"/>
    <w:rsid w:val="00401FF1"/>
    <w:rsid w:val="004036D3"/>
    <w:rsid w:val="00403CBF"/>
    <w:rsid w:val="004056AD"/>
    <w:rsid w:val="00411BBC"/>
    <w:rsid w:val="00414271"/>
    <w:rsid w:val="004147E3"/>
    <w:rsid w:val="004200F6"/>
    <w:rsid w:val="004215AE"/>
    <w:rsid w:val="00421BC1"/>
    <w:rsid w:val="00423DEA"/>
    <w:rsid w:val="00424380"/>
    <w:rsid w:val="004245DC"/>
    <w:rsid w:val="004245DF"/>
    <w:rsid w:val="00432BE8"/>
    <w:rsid w:val="00433500"/>
    <w:rsid w:val="00434FB3"/>
    <w:rsid w:val="00442FDF"/>
    <w:rsid w:val="0044681A"/>
    <w:rsid w:val="00452206"/>
    <w:rsid w:val="00455005"/>
    <w:rsid w:val="00455417"/>
    <w:rsid w:val="00456D00"/>
    <w:rsid w:val="004601CE"/>
    <w:rsid w:val="004626EA"/>
    <w:rsid w:val="0046272A"/>
    <w:rsid w:val="00462C0F"/>
    <w:rsid w:val="0046382B"/>
    <w:rsid w:val="00464E92"/>
    <w:rsid w:val="00466AAC"/>
    <w:rsid w:val="004701E1"/>
    <w:rsid w:val="0047542D"/>
    <w:rsid w:val="00475C5B"/>
    <w:rsid w:val="00476910"/>
    <w:rsid w:val="00477198"/>
    <w:rsid w:val="00485CB2"/>
    <w:rsid w:val="00485FFC"/>
    <w:rsid w:val="00486696"/>
    <w:rsid w:val="00487673"/>
    <w:rsid w:val="00493940"/>
    <w:rsid w:val="0049593C"/>
    <w:rsid w:val="00495BFC"/>
    <w:rsid w:val="0049700C"/>
    <w:rsid w:val="0049772C"/>
    <w:rsid w:val="004A0BDF"/>
    <w:rsid w:val="004A0F57"/>
    <w:rsid w:val="004A122C"/>
    <w:rsid w:val="004A27CA"/>
    <w:rsid w:val="004A3105"/>
    <w:rsid w:val="004A486B"/>
    <w:rsid w:val="004A4F6F"/>
    <w:rsid w:val="004A592E"/>
    <w:rsid w:val="004A6B59"/>
    <w:rsid w:val="004B7179"/>
    <w:rsid w:val="004C00D1"/>
    <w:rsid w:val="004C01EE"/>
    <w:rsid w:val="004C3F5D"/>
    <w:rsid w:val="004D0513"/>
    <w:rsid w:val="004D3A96"/>
    <w:rsid w:val="004D4D0A"/>
    <w:rsid w:val="004D4F34"/>
    <w:rsid w:val="004D683A"/>
    <w:rsid w:val="004D6E91"/>
    <w:rsid w:val="004D7A4F"/>
    <w:rsid w:val="004E2636"/>
    <w:rsid w:val="004E34F1"/>
    <w:rsid w:val="004E43E2"/>
    <w:rsid w:val="004E6B99"/>
    <w:rsid w:val="004F586B"/>
    <w:rsid w:val="004F7129"/>
    <w:rsid w:val="005012FE"/>
    <w:rsid w:val="0050143C"/>
    <w:rsid w:val="005036B1"/>
    <w:rsid w:val="00515DFB"/>
    <w:rsid w:val="00516830"/>
    <w:rsid w:val="00516C5B"/>
    <w:rsid w:val="00517ACA"/>
    <w:rsid w:val="005229AE"/>
    <w:rsid w:val="00527631"/>
    <w:rsid w:val="0052763B"/>
    <w:rsid w:val="00527989"/>
    <w:rsid w:val="00533FC6"/>
    <w:rsid w:val="005352A4"/>
    <w:rsid w:val="005435D2"/>
    <w:rsid w:val="005436CD"/>
    <w:rsid w:val="00543E1F"/>
    <w:rsid w:val="0054441B"/>
    <w:rsid w:val="00545232"/>
    <w:rsid w:val="005460A8"/>
    <w:rsid w:val="00546953"/>
    <w:rsid w:val="00552457"/>
    <w:rsid w:val="0055253A"/>
    <w:rsid w:val="0055306E"/>
    <w:rsid w:val="0055430F"/>
    <w:rsid w:val="00554C59"/>
    <w:rsid w:val="00557874"/>
    <w:rsid w:val="00560A92"/>
    <w:rsid w:val="0056242C"/>
    <w:rsid w:val="005626B7"/>
    <w:rsid w:val="00562853"/>
    <w:rsid w:val="00567FF2"/>
    <w:rsid w:val="00570EC8"/>
    <w:rsid w:val="00573A93"/>
    <w:rsid w:val="00574BA8"/>
    <w:rsid w:val="00575E3E"/>
    <w:rsid w:val="00576999"/>
    <w:rsid w:val="005839BA"/>
    <w:rsid w:val="00586A0A"/>
    <w:rsid w:val="0058754D"/>
    <w:rsid w:val="00587972"/>
    <w:rsid w:val="00590815"/>
    <w:rsid w:val="00595EC0"/>
    <w:rsid w:val="00596E31"/>
    <w:rsid w:val="005972CC"/>
    <w:rsid w:val="005A1187"/>
    <w:rsid w:val="005A1EFF"/>
    <w:rsid w:val="005A2732"/>
    <w:rsid w:val="005A423C"/>
    <w:rsid w:val="005A735E"/>
    <w:rsid w:val="005B0FA8"/>
    <w:rsid w:val="005B3D5C"/>
    <w:rsid w:val="005B5434"/>
    <w:rsid w:val="005B68C2"/>
    <w:rsid w:val="005B6B08"/>
    <w:rsid w:val="005C18C9"/>
    <w:rsid w:val="005C1E73"/>
    <w:rsid w:val="005C1E7E"/>
    <w:rsid w:val="005C518A"/>
    <w:rsid w:val="005C73E3"/>
    <w:rsid w:val="005C7F68"/>
    <w:rsid w:val="005D16B0"/>
    <w:rsid w:val="005D55FE"/>
    <w:rsid w:val="005D6612"/>
    <w:rsid w:val="005E2D5E"/>
    <w:rsid w:val="005E3139"/>
    <w:rsid w:val="005E3338"/>
    <w:rsid w:val="005E3B6E"/>
    <w:rsid w:val="005F37B6"/>
    <w:rsid w:val="00603886"/>
    <w:rsid w:val="00604B3E"/>
    <w:rsid w:val="0060563F"/>
    <w:rsid w:val="00610815"/>
    <w:rsid w:val="00613B63"/>
    <w:rsid w:val="0061441D"/>
    <w:rsid w:val="00620567"/>
    <w:rsid w:val="0062486D"/>
    <w:rsid w:val="006249BC"/>
    <w:rsid w:val="00630760"/>
    <w:rsid w:val="00631C06"/>
    <w:rsid w:val="00632502"/>
    <w:rsid w:val="00633D17"/>
    <w:rsid w:val="00637C2E"/>
    <w:rsid w:val="00640726"/>
    <w:rsid w:val="0064266B"/>
    <w:rsid w:val="00644A89"/>
    <w:rsid w:val="00645C25"/>
    <w:rsid w:val="0065029A"/>
    <w:rsid w:val="00651F15"/>
    <w:rsid w:val="00652F06"/>
    <w:rsid w:val="00656CB2"/>
    <w:rsid w:val="00657D79"/>
    <w:rsid w:val="0066139B"/>
    <w:rsid w:val="00661C1C"/>
    <w:rsid w:val="00664365"/>
    <w:rsid w:val="00666DB5"/>
    <w:rsid w:val="0066799B"/>
    <w:rsid w:val="00670B2D"/>
    <w:rsid w:val="00672E49"/>
    <w:rsid w:val="00677495"/>
    <w:rsid w:val="00680CDD"/>
    <w:rsid w:val="00681C66"/>
    <w:rsid w:val="00681E07"/>
    <w:rsid w:val="00682958"/>
    <w:rsid w:val="006835F6"/>
    <w:rsid w:val="00684395"/>
    <w:rsid w:val="00686244"/>
    <w:rsid w:val="006875D3"/>
    <w:rsid w:val="0068792F"/>
    <w:rsid w:val="0069424F"/>
    <w:rsid w:val="0069510F"/>
    <w:rsid w:val="006966AE"/>
    <w:rsid w:val="006969BC"/>
    <w:rsid w:val="0069725E"/>
    <w:rsid w:val="006A3150"/>
    <w:rsid w:val="006A3280"/>
    <w:rsid w:val="006A5C3E"/>
    <w:rsid w:val="006B3B10"/>
    <w:rsid w:val="006B56EF"/>
    <w:rsid w:val="006B5885"/>
    <w:rsid w:val="006B5B65"/>
    <w:rsid w:val="006B6647"/>
    <w:rsid w:val="006B75E1"/>
    <w:rsid w:val="006B7B54"/>
    <w:rsid w:val="006C0B0F"/>
    <w:rsid w:val="006C38C7"/>
    <w:rsid w:val="006C4056"/>
    <w:rsid w:val="006C5A2D"/>
    <w:rsid w:val="006D0CF1"/>
    <w:rsid w:val="006D46C0"/>
    <w:rsid w:val="006D5C7D"/>
    <w:rsid w:val="006E094A"/>
    <w:rsid w:val="006E1979"/>
    <w:rsid w:val="006E240E"/>
    <w:rsid w:val="006E3C6D"/>
    <w:rsid w:val="006E4701"/>
    <w:rsid w:val="006E49A2"/>
    <w:rsid w:val="006E6B41"/>
    <w:rsid w:val="006E76EF"/>
    <w:rsid w:val="006F0985"/>
    <w:rsid w:val="006F1EA9"/>
    <w:rsid w:val="006F360A"/>
    <w:rsid w:val="006F582D"/>
    <w:rsid w:val="006F67BD"/>
    <w:rsid w:val="006F7FE8"/>
    <w:rsid w:val="00700B92"/>
    <w:rsid w:val="007118E4"/>
    <w:rsid w:val="00711D03"/>
    <w:rsid w:val="00717B08"/>
    <w:rsid w:val="00717F2A"/>
    <w:rsid w:val="0072033E"/>
    <w:rsid w:val="00723D03"/>
    <w:rsid w:val="00724CE8"/>
    <w:rsid w:val="007267B9"/>
    <w:rsid w:val="00727361"/>
    <w:rsid w:val="00731924"/>
    <w:rsid w:val="00731A65"/>
    <w:rsid w:val="00732246"/>
    <w:rsid w:val="0073387C"/>
    <w:rsid w:val="00734A07"/>
    <w:rsid w:val="007352E9"/>
    <w:rsid w:val="00741EED"/>
    <w:rsid w:val="007439A1"/>
    <w:rsid w:val="00745681"/>
    <w:rsid w:val="00746230"/>
    <w:rsid w:val="00747FB4"/>
    <w:rsid w:val="00755656"/>
    <w:rsid w:val="00755798"/>
    <w:rsid w:val="00755F37"/>
    <w:rsid w:val="007621A3"/>
    <w:rsid w:val="00762FDA"/>
    <w:rsid w:val="00763F32"/>
    <w:rsid w:val="0076605D"/>
    <w:rsid w:val="00773713"/>
    <w:rsid w:val="00775FEF"/>
    <w:rsid w:val="00776CC1"/>
    <w:rsid w:val="0077743F"/>
    <w:rsid w:val="00782806"/>
    <w:rsid w:val="00783F32"/>
    <w:rsid w:val="0078424C"/>
    <w:rsid w:val="007849C9"/>
    <w:rsid w:val="00785E36"/>
    <w:rsid w:val="007873B5"/>
    <w:rsid w:val="0079236D"/>
    <w:rsid w:val="00796ED3"/>
    <w:rsid w:val="007A0BBD"/>
    <w:rsid w:val="007A606D"/>
    <w:rsid w:val="007A7B7F"/>
    <w:rsid w:val="007B034B"/>
    <w:rsid w:val="007B146C"/>
    <w:rsid w:val="007B1C64"/>
    <w:rsid w:val="007B2444"/>
    <w:rsid w:val="007B48B8"/>
    <w:rsid w:val="007B6C92"/>
    <w:rsid w:val="007C3F64"/>
    <w:rsid w:val="007C4D2A"/>
    <w:rsid w:val="007C64AC"/>
    <w:rsid w:val="007D14A0"/>
    <w:rsid w:val="007D21AD"/>
    <w:rsid w:val="007D6601"/>
    <w:rsid w:val="007D74EF"/>
    <w:rsid w:val="007E236F"/>
    <w:rsid w:val="007E43C2"/>
    <w:rsid w:val="007E4C53"/>
    <w:rsid w:val="007E5226"/>
    <w:rsid w:val="007E5848"/>
    <w:rsid w:val="007E5BB1"/>
    <w:rsid w:val="007E7E7D"/>
    <w:rsid w:val="007F092C"/>
    <w:rsid w:val="007F0C95"/>
    <w:rsid w:val="007F38EC"/>
    <w:rsid w:val="007F70FE"/>
    <w:rsid w:val="007F73C8"/>
    <w:rsid w:val="008006B1"/>
    <w:rsid w:val="00801938"/>
    <w:rsid w:val="00801C3B"/>
    <w:rsid w:val="00801E51"/>
    <w:rsid w:val="00803141"/>
    <w:rsid w:val="00806DEC"/>
    <w:rsid w:val="00810476"/>
    <w:rsid w:val="00813A07"/>
    <w:rsid w:val="0081465D"/>
    <w:rsid w:val="00815CB5"/>
    <w:rsid w:val="00816573"/>
    <w:rsid w:val="00817339"/>
    <w:rsid w:val="00817BBE"/>
    <w:rsid w:val="008221F6"/>
    <w:rsid w:val="008233CF"/>
    <w:rsid w:val="00824851"/>
    <w:rsid w:val="0082598C"/>
    <w:rsid w:val="00825AE4"/>
    <w:rsid w:val="00825E0F"/>
    <w:rsid w:val="0082604E"/>
    <w:rsid w:val="00826E71"/>
    <w:rsid w:val="00831622"/>
    <w:rsid w:val="00835631"/>
    <w:rsid w:val="008366E8"/>
    <w:rsid w:val="00836C1D"/>
    <w:rsid w:val="00837583"/>
    <w:rsid w:val="008375C0"/>
    <w:rsid w:val="008406D7"/>
    <w:rsid w:val="00843E7B"/>
    <w:rsid w:val="00852076"/>
    <w:rsid w:val="00852499"/>
    <w:rsid w:val="008524B0"/>
    <w:rsid w:val="00853217"/>
    <w:rsid w:val="008536E5"/>
    <w:rsid w:val="0085378F"/>
    <w:rsid w:val="00854FCB"/>
    <w:rsid w:val="008558E1"/>
    <w:rsid w:val="00856B5F"/>
    <w:rsid w:val="00862A1D"/>
    <w:rsid w:val="00864AD7"/>
    <w:rsid w:val="00865BA6"/>
    <w:rsid w:val="00866C3A"/>
    <w:rsid w:val="00867680"/>
    <w:rsid w:val="008717AB"/>
    <w:rsid w:val="0087237B"/>
    <w:rsid w:val="008741B2"/>
    <w:rsid w:val="0087516F"/>
    <w:rsid w:val="00876B61"/>
    <w:rsid w:val="00881A5E"/>
    <w:rsid w:val="00884D8F"/>
    <w:rsid w:val="008904DB"/>
    <w:rsid w:val="00890A61"/>
    <w:rsid w:val="00890B4D"/>
    <w:rsid w:val="0089210D"/>
    <w:rsid w:val="00896146"/>
    <w:rsid w:val="0089748A"/>
    <w:rsid w:val="008A0775"/>
    <w:rsid w:val="008A12C0"/>
    <w:rsid w:val="008A50B2"/>
    <w:rsid w:val="008B02DA"/>
    <w:rsid w:val="008B1048"/>
    <w:rsid w:val="008B1187"/>
    <w:rsid w:val="008B21EF"/>
    <w:rsid w:val="008C06CC"/>
    <w:rsid w:val="008C1D23"/>
    <w:rsid w:val="008C461D"/>
    <w:rsid w:val="008C4B75"/>
    <w:rsid w:val="008C6A02"/>
    <w:rsid w:val="008C773D"/>
    <w:rsid w:val="008C7953"/>
    <w:rsid w:val="008D06E9"/>
    <w:rsid w:val="008D3F82"/>
    <w:rsid w:val="008D43F1"/>
    <w:rsid w:val="008D46B0"/>
    <w:rsid w:val="008D53F8"/>
    <w:rsid w:val="008D578C"/>
    <w:rsid w:val="008D645B"/>
    <w:rsid w:val="008D6C70"/>
    <w:rsid w:val="008D72ED"/>
    <w:rsid w:val="008E024E"/>
    <w:rsid w:val="008E1D4D"/>
    <w:rsid w:val="008E1F3D"/>
    <w:rsid w:val="008E23D2"/>
    <w:rsid w:val="008E367F"/>
    <w:rsid w:val="008E38BB"/>
    <w:rsid w:val="008E3AF5"/>
    <w:rsid w:val="008E42B9"/>
    <w:rsid w:val="008E4FF1"/>
    <w:rsid w:val="008F2E9C"/>
    <w:rsid w:val="008F32D1"/>
    <w:rsid w:val="008F3B9C"/>
    <w:rsid w:val="008F4F00"/>
    <w:rsid w:val="008F5B27"/>
    <w:rsid w:val="008F732C"/>
    <w:rsid w:val="00900146"/>
    <w:rsid w:val="00906CB6"/>
    <w:rsid w:val="00911F9D"/>
    <w:rsid w:val="009159DF"/>
    <w:rsid w:val="00915CB4"/>
    <w:rsid w:val="0091605A"/>
    <w:rsid w:val="0091718B"/>
    <w:rsid w:val="0091781D"/>
    <w:rsid w:val="00917BA1"/>
    <w:rsid w:val="009224C8"/>
    <w:rsid w:val="009255DF"/>
    <w:rsid w:val="009267CC"/>
    <w:rsid w:val="00930AE9"/>
    <w:rsid w:val="00932A87"/>
    <w:rsid w:val="00932D3B"/>
    <w:rsid w:val="00933467"/>
    <w:rsid w:val="00936809"/>
    <w:rsid w:val="0093719B"/>
    <w:rsid w:val="00937838"/>
    <w:rsid w:val="009413C7"/>
    <w:rsid w:val="00943807"/>
    <w:rsid w:val="00943BE1"/>
    <w:rsid w:val="009440A6"/>
    <w:rsid w:val="009443E0"/>
    <w:rsid w:val="00944489"/>
    <w:rsid w:val="00944B3A"/>
    <w:rsid w:val="00944F43"/>
    <w:rsid w:val="00946592"/>
    <w:rsid w:val="00946A53"/>
    <w:rsid w:val="00950BC9"/>
    <w:rsid w:val="00950C29"/>
    <w:rsid w:val="0095164D"/>
    <w:rsid w:val="00951B61"/>
    <w:rsid w:val="00952722"/>
    <w:rsid w:val="0095450F"/>
    <w:rsid w:val="009568DF"/>
    <w:rsid w:val="00956919"/>
    <w:rsid w:val="00957F9F"/>
    <w:rsid w:val="00957FB4"/>
    <w:rsid w:val="0096097D"/>
    <w:rsid w:val="00962528"/>
    <w:rsid w:val="00962A19"/>
    <w:rsid w:val="00970C23"/>
    <w:rsid w:val="00971A78"/>
    <w:rsid w:val="009728D1"/>
    <w:rsid w:val="0097316E"/>
    <w:rsid w:val="00980519"/>
    <w:rsid w:val="00981885"/>
    <w:rsid w:val="009830AC"/>
    <w:rsid w:val="009835D5"/>
    <w:rsid w:val="0098796E"/>
    <w:rsid w:val="00992233"/>
    <w:rsid w:val="0099341A"/>
    <w:rsid w:val="00994075"/>
    <w:rsid w:val="00996509"/>
    <w:rsid w:val="00996745"/>
    <w:rsid w:val="009A23ED"/>
    <w:rsid w:val="009A51B0"/>
    <w:rsid w:val="009B0148"/>
    <w:rsid w:val="009B302F"/>
    <w:rsid w:val="009B387A"/>
    <w:rsid w:val="009B5D5F"/>
    <w:rsid w:val="009B6C8D"/>
    <w:rsid w:val="009C1E04"/>
    <w:rsid w:val="009C4E13"/>
    <w:rsid w:val="009C637A"/>
    <w:rsid w:val="009D0A6B"/>
    <w:rsid w:val="009D2FE0"/>
    <w:rsid w:val="009D4047"/>
    <w:rsid w:val="009D558A"/>
    <w:rsid w:val="009D5889"/>
    <w:rsid w:val="009D6BEE"/>
    <w:rsid w:val="009D73AA"/>
    <w:rsid w:val="009E15F9"/>
    <w:rsid w:val="009E1649"/>
    <w:rsid w:val="009E30B0"/>
    <w:rsid w:val="009E3EE1"/>
    <w:rsid w:val="009E46D3"/>
    <w:rsid w:val="009E6807"/>
    <w:rsid w:val="009F3BFC"/>
    <w:rsid w:val="009F46AB"/>
    <w:rsid w:val="009F5782"/>
    <w:rsid w:val="009F6E58"/>
    <w:rsid w:val="009F7EE6"/>
    <w:rsid w:val="00A0039B"/>
    <w:rsid w:val="00A0581F"/>
    <w:rsid w:val="00A132C5"/>
    <w:rsid w:val="00A204A1"/>
    <w:rsid w:val="00A24048"/>
    <w:rsid w:val="00A25271"/>
    <w:rsid w:val="00A267D3"/>
    <w:rsid w:val="00A26970"/>
    <w:rsid w:val="00A27628"/>
    <w:rsid w:val="00A30BA6"/>
    <w:rsid w:val="00A31AE2"/>
    <w:rsid w:val="00A37B62"/>
    <w:rsid w:val="00A40754"/>
    <w:rsid w:val="00A427E7"/>
    <w:rsid w:val="00A45FDA"/>
    <w:rsid w:val="00A47398"/>
    <w:rsid w:val="00A50FC3"/>
    <w:rsid w:val="00A5345D"/>
    <w:rsid w:val="00A53941"/>
    <w:rsid w:val="00A556EA"/>
    <w:rsid w:val="00A577DE"/>
    <w:rsid w:val="00A65D69"/>
    <w:rsid w:val="00A6613E"/>
    <w:rsid w:val="00A677B7"/>
    <w:rsid w:val="00A7105E"/>
    <w:rsid w:val="00A71BE0"/>
    <w:rsid w:val="00A72A3B"/>
    <w:rsid w:val="00A74FB5"/>
    <w:rsid w:val="00A760ED"/>
    <w:rsid w:val="00A76337"/>
    <w:rsid w:val="00A7740A"/>
    <w:rsid w:val="00A77DAC"/>
    <w:rsid w:val="00A805CE"/>
    <w:rsid w:val="00A80669"/>
    <w:rsid w:val="00A81E44"/>
    <w:rsid w:val="00A84114"/>
    <w:rsid w:val="00A9169E"/>
    <w:rsid w:val="00A93152"/>
    <w:rsid w:val="00A947F2"/>
    <w:rsid w:val="00AA78BD"/>
    <w:rsid w:val="00AB2D9B"/>
    <w:rsid w:val="00AB372D"/>
    <w:rsid w:val="00AB3F19"/>
    <w:rsid w:val="00AB46F9"/>
    <w:rsid w:val="00AB475B"/>
    <w:rsid w:val="00AB5791"/>
    <w:rsid w:val="00AB5C48"/>
    <w:rsid w:val="00AB7132"/>
    <w:rsid w:val="00AC0C07"/>
    <w:rsid w:val="00AC2F68"/>
    <w:rsid w:val="00AC3154"/>
    <w:rsid w:val="00AC41DE"/>
    <w:rsid w:val="00AC78E9"/>
    <w:rsid w:val="00AD0772"/>
    <w:rsid w:val="00AD5355"/>
    <w:rsid w:val="00AD6CF0"/>
    <w:rsid w:val="00AD747C"/>
    <w:rsid w:val="00AD74BF"/>
    <w:rsid w:val="00AD76F2"/>
    <w:rsid w:val="00AE0B7F"/>
    <w:rsid w:val="00AE4082"/>
    <w:rsid w:val="00AE5DA9"/>
    <w:rsid w:val="00AF0C27"/>
    <w:rsid w:val="00AF2B3B"/>
    <w:rsid w:val="00AF3038"/>
    <w:rsid w:val="00AF33E2"/>
    <w:rsid w:val="00AF3A27"/>
    <w:rsid w:val="00AF3B63"/>
    <w:rsid w:val="00AF3C5F"/>
    <w:rsid w:val="00AF47A2"/>
    <w:rsid w:val="00AF70AF"/>
    <w:rsid w:val="00B01582"/>
    <w:rsid w:val="00B044A6"/>
    <w:rsid w:val="00B0600F"/>
    <w:rsid w:val="00B13775"/>
    <w:rsid w:val="00B21EAE"/>
    <w:rsid w:val="00B23AA7"/>
    <w:rsid w:val="00B23F8A"/>
    <w:rsid w:val="00B326F3"/>
    <w:rsid w:val="00B328BB"/>
    <w:rsid w:val="00B32BC7"/>
    <w:rsid w:val="00B3461C"/>
    <w:rsid w:val="00B3485B"/>
    <w:rsid w:val="00B34E40"/>
    <w:rsid w:val="00B41459"/>
    <w:rsid w:val="00B4311B"/>
    <w:rsid w:val="00B43AF1"/>
    <w:rsid w:val="00B45D34"/>
    <w:rsid w:val="00B5111F"/>
    <w:rsid w:val="00B53891"/>
    <w:rsid w:val="00B55E42"/>
    <w:rsid w:val="00B64D8E"/>
    <w:rsid w:val="00B66DBF"/>
    <w:rsid w:val="00B66F8D"/>
    <w:rsid w:val="00B7040F"/>
    <w:rsid w:val="00B73E85"/>
    <w:rsid w:val="00B7556C"/>
    <w:rsid w:val="00B7583E"/>
    <w:rsid w:val="00B76366"/>
    <w:rsid w:val="00B77659"/>
    <w:rsid w:val="00B809F0"/>
    <w:rsid w:val="00B8186F"/>
    <w:rsid w:val="00B81C34"/>
    <w:rsid w:val="00B84695"/>
    <w:rsid w:val="00B847CA"/>
    <w:rsid w:val="00B902D1"/>
    <w:rsid w:val="00B9102C"/>
    <w:rsid w:val="00B91872"/>
    <w:rsid w:val="00B91D77"/>
    <w:rsid w:val="00B92DEA"/>
    <w:rsid w:val="00B93146"/>
    <w:rsid w:val="00B94894"/>
    <w:rsid w:val="00B96D36"/>
    <w:rsid w:val="00BA0182"/>
    <w:rsid w:val="00BA05D9"/>
    <w:rsid w:val="00BA2F65"/>
    <w:rsid w:val="00BB13E9"/>
    <w:rsid w:val="00BB2174"/>
    <w:rsid w:val="00BB2BB6"/>
    <w:rsid w:val="00BB33AE"/>
    <w:rsid w:val="00BB4F96"/>
    <w:rsid w:val="00BB7151"/>
    <w:rsid w:val="00BB7AF9"/>
    <w:rsid w:val="00BC2B4E"/>
    <w:rsid w:val="00BC5517"/>
    <w:rsid w:val="00BC5CBA"/>
    <w:rsid w:val="00BC6053"/>
    <w:rsid w:val="00BC7C87"/>
    <w:rsid w:val="00BD06FC"/>
    <w:rsid w:val="00BD3D7F"/>
    <w:rsid w:val="00BE06C5"/>
    <w:rsid w:val="00BE0A0C"/>
    <w:rsid w:val="00BE2DAD"/>
    <w:rsid w:val="00BE413E"/>
    <w:rsid w:val="00BE5795"/>
    <w:rsid w:val="00BE67A9"/>
    <w:rsid w:val="00BE76FA"/>
    <w:rsid w:val="00BF0CE9"/>
    <w:rsid w:val="00BF7AFC"/>
    <w:rsid w:val="00C007CD"/>
    <w:rsid w:val="00C04695"/>
    <w:rsid w:val="00C05862"/>
    <w:rsid w:val="00C059C5"/>
    <w:rsid w:val="00C10469"/>
    <w:rsid w:val="00C13A2B"/>
    <w:rsid w:val="00C152E3"/>
    <w:rsid w:val="00C161DB"/>
    <w:rsid w:val="00C166FC"/>
    <w:rsid w:val="00C2158B"/>
    <w:rsid w:val="00C2214E"/>
    <w:rsid w:val="00C23F25"/>
    <w:rsid w:val="00C242F3"/>
    <w:rsid w:val="00C25863"/>
    <w:rsid w:val="00C25F80"/>
    <w:rsid w:val="00C268B8"/>
    <w:rsid w:val="00C30BE8"/>
    <w:rsid w:val="00C312CE"/>
    <w:rsid w:val="00C341D5"/>
    <w:rsid w:val="00C35C0F"/>
    <w:rsid w:val="00C363C6"/>
    <w:rsid w:val="00C36C9D"/>
    <w:rsid w:val="00C36F47"/>
    <w:rsid w:val="00C37569"/>
    <w:rsid w:val="00C37D4C"/>
    <w:rsid w:val="00C42691"/>
    <w:rsid w:val="00C4388D"/>
    <w:rsid w:val="00C44925"/>
    <w:rsid w:val="00C4700E"/>
    <w:rsid w:val="00C5014D"/>
    <w:rsid w:val="00C5018A"/>
    <w:rsid w:val="00C50254"/>
    <w:rsid w:val="00C50BE9"/>
    <w:rsid w:val="00C5134D"/>
    <w:rsid w:val="00C52C85"/>
    <w:rsid w:val="00C60A8B"/>
    <w:rsid w:val="00C6188C"/>
    <w:rsid w:val="00C6287D"/>
    <w:rsid w:val="00C66E74"/>
    <w:rsid w:val="00C705B0"/>
    <w:rsid w:val="00C70D87"/>
    <w:rsid w:val="00C7119D"/>
    <w:rsid w:val="00C72622"/>
    <w:rsid w:val="00C74AB4"/>
    <w:rsid w:val="00C80CAA"/>
    <w:rsid w:val="00C83A88"/>
    <w:rsid w:val="00C85179"/>
    <w:rsid w:val="00C87E3A"/>
    <w:rsid w:val="00C94210"/>
    <w:rsid w:val="00C95342"/>
    <w:rsid w:val="00C95499"/>
    <w:rsid w:val="00CA088D"/>
    <w:rsid w:val="00CA4214"/>
    <w:rsid w:val="00CA5BD9"/>
    <w:rsid w:val="00CA6018"/>
    <w:rsid w:val="00CA7A6A"/>
    <w:rsid w:val="00CB107A"/>
    <w:rsid w:val="00CB126C"/>
    <w:rsid w:val="00CB4A1B"/>
    <w:rsid w:val="00CB5479"/>
    <w:rsid w:val="00CB67AD"/>
    <w:rsid w:val="00CB708B"/>
    <w:rsid w:val="00CC0A4F"/>
    <w:rsid w:val="00CC1964"/>
    <w:rsid w:val="00CC2529"/>
    <w:rsid w:val="00CC5880"/>
    <w:rsid w:val="00CC6A3B"/>
    <w:rsid w:val="00CC74F0"/>
    <w:rsid w:val="00CD05F9"/>
    <w:rsid w:val="00CD0C43"/>
    <w:rsid w:val="00CD2D09"/>
    <w:rsid w:val="00CD3568"/>
    <w:rsid w:val="00CD7356"/>
    <w:rsid w:val="00CE1722"/>
    <w:rsid w:val="00CE2719"/>
    <w:rsid w:val="00CE41D2"/>
    <w:rsid w:val="00CE43C1"/>
    <w:rsid w:val="00CE485A"/>
    <w:rsid w:val="00CE5A62"/>
    <w:rsid w:val="00CE6CE1"/>
    <w:rsid w:val="00CF08CF"/>
    <w:rsid w:val="00CF49A9"/>
    <w:rsid w:val="00CF7676"/>
    <w:rsid w:val="00D00037"/>
    <w:rsid w:val="00D03551"/>
    <w:rsid w:val="00D06B01"/>
    <w:rsid w:val="00D070A6"/>
    <w:rsid w:val="00D13394"/>
    <w:rsid w:val="00D13C38"/>
    <w:rsid w:val="00D14AEC"/>
    <w:rsid w:val="00D161F7"/>
    <w:rsid w:val="00D16633"/>
    <w:rsid w:val="00D1797E"/>
    <w:rsid w:val="00D23515"/>
    <w:rsid w:val="00D33A30"/>
    <w:rsid w:val="00D40739"/>
    <w:rsid w:val="00D41610"/>
    <w:rsid w:val="00D41A6E"/>
    <w:rsid w:val="00D42845"/>
    <w:rsid w:val="00D42941"/>
    <w:rsid w:val="00D4401C"/>
    <w:rsid w:val="00D4518D"/>
    <w:rsid w:val="00D45A65"/>
    <w:rsid w:val="00D47BC4"/>
    <w:rsid w:val="00D5027E"/>
    <w:rsid w:val="00D51251"/>
    <w:rsid w:val="00D538DD"/>
    <w:rsid w:val="00D53CAD"/>
    <w:rsid w:val="00D54F0E"/>
    <w:rsid w:val="00D5591F"/>
    <w:rsid w:val="00D612E8"/>
    <w:rsid w:val="00D629E7"/>
    <w:rsid w:val="00D64B84"/>
    <w:rsid w:val="00D64F4B"/>
    <w:rsid w:val="00D65C35"/>
    <w:rsid w:val="00D664CD"/>
    <w:rsid w:val="00D67232"/>
    <w:rsid w:val="00D70BA7"/>
    <w:rsid w:val="00D727FE"/>
    <w:rsid w:val="00D735D8"/>
    <w:rsid w:val="00D75A2B"/>
    <w:rsid w:val="00D77BA1"/>
    <w:rsid w:val="00D81E4B"/>
    <w:rsid w:val="00D81E6C"/>
    <w:rsid w:val="00D82D26"/>
    <w:rsid w:val="00D83186"/>
    <w:rsid w:val="00D9103E"/>
    <w:rsid w:val="00D9484A"/>
    <w:rsid w:val="00DA09E2"/>
    <w:rsid w:val="00DA368A"/>
    <w:rsid w:val="00DA6AC5"/>
    <w:rsid w:val="00DB3D6A"/>
    <w:rsid w:val="00DB4528"/>
    <w:rsid w:val="00DC0B29"/>
    <w:rsid w:val="00DC0BE1"/>
    <w:rsid w:val="00DC221E"/>
    <w:rsid w:val="00DC5351"/>
    <w:rsid w:val="00DC68A5"/>
    <w:rsid w:val="00DC69FC"/>
    <w:rsid w:val="00DC7EE3"/>
    <w:rsid w:val="00DD13A2"/>
    <w:rsid w:val="00DD2286"/>
    <w:rsid w:val="00DD639F"/>
    <w:rsid w:val="00DE094F"/>
    <w:rsid w:val="00DE0A53"/>
    <w:rsid w:val="00DE268F"/>
    <w:rsid w:val="00DE5287"/>
    <w:rsid w:val="00DE53EF"/>
    <w:rsid w:val="00DE5A8D"/>
    <w:rsid w:val="00DE6BE9"/>
    <w:rsid w:val="00DE6F2E"/>
    <w:rsid w:val="00DF3431"/>
    <w:rsid w:val="00DF416E"/>
    <w:rsid w:val="00DF57DA"/>
    <w:rsid w:val="00DF7556"/>
    <w:rsid w:val="00E0316F"/>
    <w:rsid w:val="00E108BF"/>
    <w:rsid w:val="00E1267F"/>
    <w:rsid w:val="00E12CDF"/>
    <w:rsid w:val="00E13622"/>
    <w:rsid w:val="00E15716"/>
    <w:rsid w:val="00E16132"/>
    <w:rsid w:val="00E21190"/>
    <w:rsid w:val="00E213EF"/>
    <w:rsid w:val="00E24CF8"/>
    <w:rsid w:val="00E25B47"/>
    <w:rsid w:val="00E27CB6"/>
    <w:rsid w:val="00E3067B"/>
    <w:rsid w:val="00E31B3D"/>
    <w:rsid w:val="00E34DB2"/>
    <w:rsid w:val="00E41A6D"/>
    <w:rsid w:val="00E42575"/>
    <w:rsid w:val="00E42C14"/>
    <w:rsid w:val="00E42D7F"/>
    <w:rsid w:val="00E45A90"/>
    <w:rsid w:val="00E46E86"/>
    <w:rsid w:val="00E46F91"/>
    <w:rsid w:val="00E526A4"/>
    <w:rsid w:val="00E53810"/>
    <w:rsid w:val="00E60DC0"/>
    <w:rsid w:val="00E621A2"/>
    <w:rsid w:val="00E622DF"/>
    <w:rsid w:val="00E6238D"/>
    <w:rsid w:val="00E62AFE"/>
    <w:rsid w:val="00E63B3C"/>
    <w:rsid w:val="00E64B84"/>
    <w:rsid w:val="00E6613B"/>
    <w:rsid w:val="00E74031"/>
    <w:rsid w:val="00E766BE"/>
    <w:rsid w:val="00E77F83"/>
    <w:rsid w:val="00E87B72"/>
    <w:rsid w:val="00E9798E"/>
    <w:rsid w:val="00E97FFB"/>
    <w:rsid w:val="00EA07C5"/>
    <w:rsid w:val="00EA4943"/>
    <w:rsid w:val="00EA7E3C"/>
    <w:rsid w:val="00EB0E98"/>
    <w:rsid w:val="00EB2C26"/>
    <w:rsid w:val="00EB2D39"/>
    <w:rsid w:val="00EB5531"/>
    <w:rsid w:val="00EB6292"/>
    <w:rsid w:val="00EB7023"/>
    <w:rsid w:val="00EC3E6A"/>
    <w:rsid w:val="00EC40F8"/>
    <w:rsid w:val="00EC4C3B"/>
    <w:rsid w:val="00EC6F28"/>
    <w:rsid w:val="00ED107E"/>
    <w:rsid w:val="00ED1733"/>
    <w:rsid w:val="00ED47D6"/>
    <w:rsid w:val="00ED7147"/>
    <w:rsid w:val="00ED7DAF"/>
    <w:rsid w:val="00EE1EB3"/>
    <w:rsid w:val="00EE6B7C"/>
    <w:rsid w:val="00EE6F10"/>
    <w:rsid w:val="00EE729F"/>
    <w:rsid w:val="00EE7A1E"/>
    <w:rsid w:val="00EF1E3B"/>
    <w:rsid w:val="00EF2AE1"/>
    <w:rsid w:val="00EF4081"/>
    <w:rsid w:val="00EF6D97"/>
    <w:rsid w:val="00F01062"/>
    <w:rsid w:val="00F01A07"/>
    <w:rsid w:val="00F06596"/>
    <w:rsid w:val="00F06980"/>
    <w:rsid w:val="00F076A5"/>
    <w:rsid w:val="00F07E56"/>
    <w:rsid w:val="00F10F35"/>
    <w:rsid w:val="00F139BA"/>
    <w:rsid w:val="00F153A5"/>
    <w:rsid w:val="00F16633"/>
    <w:rsid w:val="00F20A64"/>
    <w:rsid w:val="00F20AC5"/>
    <w:rsid w:val="00F26518"/>
    <w:rsid w:val="00F32F29"/>
    <w:rsid w:val="00F34C90"/>
    <w:rsid w:val="00F437C6"/>
    <w:rsid w:val="00F43F08"/>
    <w:rsid w:val="00F44BDD"/>
    <w:rsid w:val="00F456A0"/>
    <w:rsid w:val="00F45C20"/>
    <w:rsid w:val="00F46B47"/>
    <w:rsid w:val="00F47258"/>
    <w:rsid w:val="00F517E2"/>
    <w:rsid w:val="00F52ABA"/>
    <w:rsid w:val="00F5310E"/>
    <w:rsid w:val="00F53D32"/>
    <w:rsid w:val="00F5461A"/>
    <w:rsid w:val="00F56FE7"/>
    <w:rsid w:val="00F57359"/>
    <w:rsid w:val="00F75026"/>
    <w:rsid w:val="00F82F7B"/>
    <w:rsid w:val="00F83057"/>
    <w:rsid w:val="00F832F2"/>
    <w:rsid w:val="00F84640"/>
    <w:rsid w:val="00F912C3"/>
    <w:rsid w:val="00F92D76"/>
    <w:rsid w:val="00F935E9"/>
    <w:rsid w:val="00F93D56"/>
    <w:rsid w:val="00F95021"/>
    <w:rsid w:val="00F96382"/>
    <w:rsid w:val="00F96405"/>
    <w:rsid w:val="00F969D2"/>
    <w:rsid w:val="00F97281"/>
    <w:rsid w:val="00F9777D"/>
    <w:rsid w:val="00FA0007"/>
    <w:rsid w:val="00FA0581"/>
    <w:rsid w:val="00FA24B5"/>
    <w:rsid w:val="00FA32F1"/>
    <w:rsid w:val="00FA449F"/>
    <w:rsid w:val="00FA5708"/>
    <w:rsid w:val="00FA6CC4"/>
    <w:rsid w:val="00FB2140"/>
    <w:rsid w:val="00FB68AF"/>
    <w:rsid w:val="00FC2377"/>
    <w:rsid w:val="00FC65C9"/>
    <w:rsid w:val="00FC7008"/>
    <w:rsid w:val="00FC741E"/>
    <w:rsid w:val="00FC7A2A"/>
    <w:rsid w:val="00FC7EBA"/>
    <w:rsid w:val="00FD2E59"/>
    <w:rsid w:val="00FD3D55"/>
    <w:rsid w:val="00FD502D"/>
    <w:rsid w:val="00FD60DA"/>
    <w:rsid w:val="00FE13A8"/>
    <w:rsid w:val="00FE3D8F"/>
    <w:rsid w:val="00FE626B"/>
    <w:rsid w:val="00FF1BC7"/>
    <w:rsid w:val="00FF2780"/>
    <w:rsid w:val="00FF4085"/>
    <w:rsid w:val="00FF5C81"/>
    <w:rsid w:val="00FF6291"/>
    <w:rsid w:val="00FF62E4"/>
    <w:rsid w:val="0119ED1E"/>
    <w:rsid w:val="0124C948"/>
    <w:rsid w:val="01857BD6"/>
    <w:rsid w:val="01D91ACE"/>
    <w:rsid w:val="01F75460"/>
    <w:rsid w:val="0208B5C9"/>
    <w:rsid w:val="025FCFE6"/>
    <w:rsid w:val="028E0B63"/>
    <w:rsid w:val="02E921FD"/>
    <w:rsid w:val="0322563B"/>
    <w:rsid w:val="03A60455"/>
    <w:rsid w:val="03AB8209"/>
    <w:rsid w:val="03AB8685"/>
    <w:rsid w:val="03C6F939"/>
    <w:rsid w:val="041457A6"/>
    <w:rsid w:val="042DE9C3"/>
    <w:rsid w:val="044D9F7C"/>
    <w:rsid w:val="04C8743C"/>
    <w:rsid w:val="04CA6DEA"/>
    <w:rsid w:val="04D0D43B"/>
    <w:rsid w:val="04E07465"/>
    <w:rsid w:val="04E952BA"/>
    <w:rsid w:val="05240846"/>
    <w:rsid w:val="052DB0CA"/>
    <w:rsid w:val="0589C9A5"/>
    <w:rsid w:val="05B1AA4B"/>
    <w:rsid w:val="05BD25D8"/>
    <w:rsid w:val="05C9D1F1"/>
    <w:rsid w:val="0649670B"/>
    <w:rsid w:val="06958B50"/>
    <w:rsid w:val="06CB4449"/>
    <w:rsid w:val="06E43FC0"/>
    <w:rsid w:val="06E91DC2"/>
    <w:rsid w:val="074E92B8"/>
    <w:rsid w:val="0786146B"/>
    <w:rsid w:val="0795B115"/>
    <w:rsid w:val="07CC6898"/>
    <w:rsid w:val="07D086B6"/>
    <w:rsid w:val="07E3376D"/>
    <w:rsid w:val="07ED0BC5"/>
    <w:rsid w:val="0825B13D"/>
    <w:rsid w:val="082AFC11"/>
    <w:rsid w:val="087A89F2"/>
    <w:rsid w:val="087EA9DE"/>
    <w:rsid w:val="088EB1EE"/>
    <w:rsid w:val="0916FD5F"/>
    <w:rsid w:val="09519AB2"/>
    <w:rsid w:val="09C0FB66"/>
    <w:rsid w:val="09F6DE93"/>
    <w:rsid w:val="0A05D372"/>
    <w:rsid w:val="0A51A8A1"/>
    <w:rsid w:val="0A8DA7B7"/>
    <w:rsid w:val="0AB03492"/>
    <w:rsid w:val="0AC91D72"/>
    <w:rsid w:val="0B6ECFFD"/>
    <w:rsid w:val="0B8B39FF"/>
    <w:rsid w:val="0BC12E06"/>
    <w:rsid w:val="0BD9E04A"/>
    <w:rsid w:val="0C20C823"/>
    <w:rsid w:val="0C288BCA"/>
    <w:rsid w:val="0C5DC5BE"/>
    <w:rsid w:val="0C8BC497"/>
    <w:rsid w:val="0C9A0946"/>
    <w:rsid w:val="0CB539B7"/>
    <w:rsid w:val="0D28240C"/>
    <w:rsid w:val="0D35B75C"/>
    <w:rsid w:val="0D4E7A3E"/>
    <w:rsid w:val="0D668A64"/>
    <w:rsid w:val="0D6CC271"/>
    <w:rsid w:val="0D766D1B"/>
    <w:rsid w:val="0DBE5136"/>
    <w:rsid w:val="0E14AC6B"/>
    <w:rsid w:val="0E207AA3"/>
    <w:rsid w:val="0E4AEB2B"/>
    <w:rsid w:val="0E5BD349"/>
    <w:rsid w:val="0E5C2A50"/>
    <w:rsid w:val="0EC165A0"/>
    <w:rsid w:val="0EF8E8D3"/>
    <w:rsid w:val="0F249A9A"/>
    <w:rsid w:val="0F359DA2"/>
    <w:rsid w:val="0F42E675"/>
    <w:rsid w:val="0F563C67"/>
    <w:rsid w:val="0F767423"/>
    <w:rsid w:val="105B1070"/>
    <w:rsid w:val="10A74C32"/>
    <w:rsid w:val="110EC6A1"/>
    <w:rsid w:val="11343F5E"/>
    <w:rsid w:val="115B7390"/>
    <w:rsid w:val="11741D1D"/>
    <w:rsid w:val="11902A4A"/>
    <w:rsid w:val="11AE204A"/>
    <w:rsid w:val="11BE1368"/>
    <w:rsid w:val="11C318E0"/>
    <w:rsid w:val="11CE7935"/>
    <w:rsid w:val="120DC423"/>
    <w:rsid w:val="12259B01"/>
    <w:rsid w:val="12262F5A"/>
    <w:rsid w:val="12299F0B"/>
    <w:rsid w:val="1296650F"/>
    <w:rsid w:val="12CFBF76"/>
    <w:rsid w:val="13019F7E"/>
    <w:rsid w:val="1302795C"/>
    <w:rsid w:val="13182F79"/>
    <w:rsid w:val="134EDD1E"/>
    <w:rsid w:val="1495F260"/>
    <w:rsid w:val="14A327FA"/>
    <w:rsid w:val="14D2137B"/>
    <w:rsid w:val="14E687EC"/>
    <w:rsid w:val="14E94DDE"/>
    <w:rsid w:val="151CF52C"/>
    <w:rsid w:val="156943E2"/>
    <w:rsid w:val="158F87F4"/>
    <w:rsid w:val="15974479"/>
    <w:rsid w:val="15ADF885"/>
    <w:rsid w:val="15B08B6A"/>
    <w:rsid w:val="15B63F05"/>
    <w:rsid w:val="1642AF8C"/>
    <w:rsid w:val="165FB898"/>
    <w:rsid w:val="16784BC5"/>
    <w:rsid w:val="16A3DA00"/>
    <w:rsid w:val="16A45F17"/>
    <w:rsid w:val="16A74C66"/>
    <w:rsid w:val="16CF9CEC"/>
    <w:rsid w:val="16DEFCF7"/>
    <w:rsid w:val="171CFE27"/>
    <w:rsid w:val="172BA37C"/>
    <w:rsid w:val="172D25BA"/>
    <w:rsid w:val="1775B758"/>
    <w:rsid w:val="180EF229"/>
    <w:rsid w:val="18213AF1"/>
    <w:rsid w:val="18AA2CB9"/>
    <w:rsid w:val="18B44777"/>
    <w:rsid w:val="18F54E7B"/>
    <w:rsid w:val="18F7D523"/>
    <w:rsid w:val="1909030C"/>
    <w:rsid w:val="1976043D"/>
    <w:rsid w:val="198C5A9C"/>
    <w:rsid w:val="19BF08EA"/>
    <w:rsid w:val="19E06D6F"/>
    <w:rsid w:val="1A1C460E"/>
    <w:rsid w:val="1A3F7B77"/>
    <w:rsid w:val="1A550488"/>
    <w:rsid w:val="1A73D558"/>
    <w:rsid w:val="1A94D35B"/>
    <w:rsid w:val="1ACCD0B7"/>
    <w:rsid w:val="1B37BF52"/>
    <w:rsid w:val="1B7832EF"/>
    <w:rsid w:val="1B84D6A7"/>
    <w:rsid w:val="1B952C02"/>
    <w:rsid w:val="1BCFF6AE"/>
    <w:rsid w:val="1C6CCB14"/>
    <w:rsid w:val="1C8FFA18"/>
    <w:rsid w:val="1CAF4F51"/>
    <w:rsid w:val="1CED5BD8"/>
    <w:rsid w:val="1D1CD699"/>
    <w:rsid w:val="1D370DD3"/>
    <w:rsid w:val="1D48738D"/>
    <w:rsid w:val="1D6AA302"/>
    <w:rsid w:val="1D8B9EE0"/>
    <w:rsid w:val="1D9ECC0E"/>
    <w:rsid w:val="1EB436D9"/>
    <w:rsid w:val="1F30B4BA"/>
    <w:rsid w:val="1F701BD2"/>
    <w:rsid w:val="1F87DD87"/>
    <w:rsid w:val="1F968EFD"/>
    <w:rsid w:val="20063734"/>
    <w:rsid w:val="201AD45C"/>
    <w:rsid w:val="20B85C3B"/>
    <w:rsid w:val="20C06A39"/>
    <w:rsid w:val="20DEA73D"/>
    <w:rsid w:val="20ED807F"/>
    <w:rsid w:val="2102EB74"/>
    <w:rsid w:val="210FA236"/>
    <w:rsid w:val="213DF26C"/>
    <w:rsid w:val="219E7ECB"/>
    <w:rsid w:val="21C040EF"/>
    <w:rsid w:val="21E5BB78"/>
    <w:rsid w:val="2205FAEC"/>
    <w:rsid w:val="2226F663"/>
    <w:rsid w:val="2269FC23"/>
    <w:rsid w:val="2273F0FA"/>
    <w:rsid w:val="22834172"/>
    <w:rsid w:val="22B2EC49"/>
    <w:rsid w:val="22D12D37"/>
    <w:rsid w:val="233A71D0"/>
    <w:rsid w:val="233E77E5"/>
    <w:rsid w:val="23542C6C"/>
    <w:rsid w:val="238B0C44"/>
    <w:rsid w:val="23C45CB2"/>
    <w:rsid w:val="23FE45D4"/>
    <w:rsid w:val="24084077"/>
    <w:rsid w:val="2428C02B"/>
    <w:rsid w:val="242B50B3"/>
    <w:rsid w:val="24BA65FD"/>
    <w:rsid w:val="2507CB69"/>
    <w:rsid w:val="255A6A6D"/>
    <w:rsid w:val="256EEC28"/>
    <w:rsid w:val="25BB6DC9"/>
    <w:rsid w:val="25C74C96"/>
    <w:rsid w:val="2621010D"/>
    <w:rsid w:val="2643CC9D"/>
    <w:rsid w:val="26B84F6C"/>
    <w:rsid w:val="275A088E"/>
    <w:rsid w:val="276D6A4C"/>
    <w:rsid w:val="276EC87C"/>
    <w:rsid w:val="2774C789"/>
    <w:rsid w:val="27907AE5"/>
    <w:rsid w:val="27B0F4D3"/>
    <w:rsid w:val="27C39066"/>
    <w:rsid w:val="280E44F3"/>
    <w:rsid w:val="281DA8A8"/>
    <w:rsid w:val="282845DF"/>
    <w:rsid w:val="283658DA"/>
    <w:rsid w:val="28649AC1"/>
    <w:rsid w:val="2884A28B"/>
    <w:rsid w:val="2897BB98"/>
    <w:rsid w:val="28C09B86"/>
    <w:rsid w:val="28DB25F1"/>
    <w:rsid w:val="2920190C"/>
    <w:rsid w:val="2929DCF3"/>
    <w:rsid w:val="293BBE65"/>
    <w:rsid w:val="2948B9D3"/>
    <w:rsid w:val="29959AE7"/>
    <w:rsid w:val="2A0C8E76"/>
    <w:rsid w:val="2A2E25BD"/>
    <w:rsid w:val="2A4EB8DA"/>
    <w:rsid w:val="2A5D298D"/>
    <w:rsid w:val="2A750305"/>
    <w:rsid w:val="2A7A5ED0"/>
    <w:rsid w:val="2ADFD0A1"/>
    <w:rsid w:val="2B316BD3"/>
    <w:rsid w:val="2B31F906"/>
    <w:rsid w:val="2B4D95EF"/>
    <w:rsid w:val="2BB695EC"/>
    <w:rsid w:val="2C02B5B4"/>
    <w:rsid w:val="2C0F24D6"/>
    <w:rsid w:val="2C31F75A"/>
    <w:rsid w:val="2D259A13"/>
    <w:rsid w:val="2D47DB32"/>
    <w:rsid w:val="2D53737C"/>
    <w:rsid w:val="2DA27C73"/>
    <w:rsid w:val="2DBBC1F4"/>
    <w:rsid w:val="2DF0C648"/>
    <w:rsid w:val="2E20EC6E"/>
    <w:rsid w:val="2E59EF8F"/>
    <w:rsid w:val="2E60CC55"/>
    <w:rsid w:val="2E8551E0"/>
    <w:rsid w:val="2F04F66C"/>
    <w:rsid w:val="2F674A8A"/>
    <w:rsid w:val="2F8964F9"/>
    <w:rsid w:val="2F9AE702"/>
    <w:rsid w:val="305A95F7"/>
    <w:rsid w:val="306E41E0"/>
    <w:rsid w:val="310D913B"/>
    <w:rsid w:val="311CFCA4"/>
    <w:rsid w:val="31205CB6"/>
    <w:rsid w:val="312873B7"/>
    <w:rsid w:val="313AC7E0"/>
    <w:rsid w:val="31543D8B"/>
    <w:rsid w:val="316EFEE5"/>
    <w:rsid w:val="3196221A"/>
    <w:rsid w:val="31AAE3A6"/>
    <w:rsid w:val="31C61A0A"/>
    <w:rsid w:val="31F162D2"/>
    <w:rsid w:val="3242AB22"/>
    <w:rsid w:val="325071D7"/>
    <w:rsid w:val="32531DE3"/>
    <w:rsid w:val="326E4C2B"/>
    <w:rsid w:val="32A4178A"/>
    <w:rsid w:val="32A98F32"/>
    <w:rsid w:val="334A2E52"/>
    <w:rsid w:val="33616C35"/>
    <w:rsid w:val="3371640F"/>
    <w:rsid w:val="33A4059E"/>
    <w:rsid w:val="33A5C9BE"/>
    <w:rsid w:val="33B40A0E"/>
    <w:rsid w:val="33C592ED"/>
    <w:rsid w:val="341C3133"/>
    <w:rsid w:val="3474B468"/>
    <w:rsid w:val="348EDE01"/>
    <w:rsid w:val="348FB16F"/>
    <w:rsid w:val="34C268E5"/>
    <w:rsid w:val="34D3AD28"/>
    <w:rsid w:val="35270EF9"/>
    <w:rsid w:val="355537AD"/>
    <w:rsid w:val="35599D5D"/>
    <w:rsid w:val="355C9F75"/>
    <w:rsid w:val="355D07D3"/>
    <w:rsid w:val="3562F1F2"/>
    <w:rsid w:val="36156C9B"/>
    <w:rsid w:val="368EB2D6"/>
    <w:rsid w:val="36AF0285"/>
    <w:rsid w:val="36FD5846"/>
    <w:rsid w:val="3708C510"/>
    <w:rsid w:val="376AFC06"/>
    <w:rsid w:val="37970E19"/>
    <w:rsid w:val="37DCA7E4"/>
    <w:rsid w:val="37E8CA84"/>
    <w:rsid w:val="3880CE22"/>
    <w:rsid w:val="38AE2E69"/>
    <w:rsid w:val="38B1982E"/>
    <w:rsid w:val="38B9C80C"/>
    <w:rsid w:val="38F05D06"/>
    <w:rsid w:val="38FF4B9D"/>
    <w:rsid w:val="398B78E3"/>
    <w:rsid w:val="3A6EDB7C"/>
    <w:rsid w:val="3A7BDC82"/>
    <w:rsid w:val="3AE0C082"/>
    <w:rsid w:val="3B08624F"/>
    <w:rsid w:val="3B0FAAB0"/>
    <w:rsid w:val="3B860A84"/>
    <w:rsid w:val="3BC5968C"/>
    <w:rsid w:val="3BE38547"/>
    <w:rsid w:val="3C218A19"/>
    <w:rsid w:val="3C4DF586"/>
    <w:rsid w:val="3C9D7E17"/>
    <w:rsid w:val="3CF98A19"/>
    <w:rsid w:val="3D10FCB5"/>
    <w:rsid w:val="3D1C5CE6"/>
    <w:rsid w:val="3D30DFEB"/>
    <w:rsid w:val="3DA8C78C"/>
    <w:rsid w:val="3DEE6DB2"/>
    <w:rsid w:val="3E5743DC"/>
    <w:rsid w:val="3E5A859E"/>
    <w:rsid w:val="3EABF156"/>
    <w:rsid w:val="3F618EF6"/>
    <w:rsid w:val="3F63FB95"/>
    <w:rsid w:val="3F96D425"/>
    <w:rsid w:val="3FB19578"/>
    <w:rsid w:val="3FE86506"/>
    <w:rsid w:val="4051735D"/>
    <w:rsid w:val="406A8983"/>
    <w:rsid w:val="40AE07D1"/>
    <w:rsid w:val="40D5198B"/>
    <w:rsid w:val="41A92AB7"/>
    <w:rsid w:val="41BCAB02"/>
    <w:rsid w:val="42D1DFF4"/>
    <w:rsid w:val="43198C14"/>
    <w:rsid w:val="43608DA9"/>
    <w:rsid w:val="436B6A54"/>
    <w:rsid w:val="436BD267"/>
    <w:rsid w:val="43B0AEB7"/>
    <w:rsid w:val="43D42674"/>
    <w:rsid w:val="43F3CB4D"/>
    <w:rsid w:val="43FE92F1"/>
    <w:rsid w:val="442BAE08"/>
    <w:rsid w:val="445DEC1C"/>
    <w:rsid w:val="447B3CCF"/>
    <w:rsid w:val="44807167"/>
    <w:rsid w:val="451B2A87"/>
    <w:rsid w:val="4540BDF2"/>
    <w:rsid w:val="4559131A"/>
    <w:rsid w:val="460B0304"/>
    <w:rsid w:val="460B064B"/>
    <w:rsid w:val="462F6FBF"/>
    <w:rsid w:val="466AB4CA"/>
    <w:rsid w:val="468781E1"/>
    <w:rsid w:val="46BD053A"/>
    <w:rsid w:val="46CE1F15"/>
    <w:rsid w:val="46DB78BD"/>
    <w:rsid w:val="46EBFE4C"/>
    <w:rsid w:val="470018F2"/>
    <w:rsid w:val="47100CC4"/>
    <w:rsid w:val="474B2586"/>
    <w:rsid w:val="477D67AF"/>
    <w:rsid w:val="4785E92F"/>
    <w:rsid w:val="4787655C"/>
    <w:rsid w:val="4791EE98"/>
    <w:rsid w:val="47C29BB1"/>
    <w:rsid w:val="47ED0B9B"/>
    <w:rsid w:val="47F5EE9F"/>
    <w:rsid w:val="47F84D1F"/>
    <w:rsid w:val="47FCAC4E"/>
    <w:rsid w:val="47FE4315"/>
    <w:rsid w:val="48191958"/>
    <w:rsid w:val="4828A817"/>
    <w:rsid w:val="4846FDE2"/>
    <w:rsid w:val="4847F5FE"/>
    <w:rsid w:val="492C0F9B"/>
    <w:rsid w:val="495268D0"/>
    <w:rsid w:val="49881177"/>
    <w:rsid w:val="49A98459"/>
    <w:rsid w:val="49BB84A9"/>
    <w:rsid w:val="49E3D02D"/>
    <w:rsid w:val="4A03729D"/>
    <w:rsid w:val="4A107E22"/>
    <w:rsid w:val="4AB880F7"/>
    <w:rsid w:val="4AB88613"/>
    <w:rsid w:val="4B4D5763"/>
    <w:rsid w:val="4B70C926"/>
    <w:rsid w:val="4B91D846"/>
    <w:rsid w:val="4B95642D"/>
    <w:rsid w:val="4BAA6EF3"/>
    <w:rsid w:val="4BEC974A"/>
    <w:rsid w:val="4BF49780"/>
    <w:rsid w:val="4C1D1681"/>
    <w:rsid w:val="4C2D5061"/>
    <w:rsid w:val="4C67C2FC"/>
    <w:rsid w:val="4CDD3891"/>
    <w:rsid w:val="4D7080EE"/>
    <w:rsid w:val="4D7D089A"/>
    <w:rsid w:val="4DD4C708"/>
    <w:rsid w:val="4DE24A8B"/>
    <w:rsid w:val="4DEC8549"/>
    <w:rsid w:val="4DEF6514"/>
    <w:rsid w:val="4DF706D7"/>
    <w:rsid w:val="4E03AFF1"/>
    <w:rsid w:val="4E30C235"/>
    <w:rsid w:val="4E533E9D"/>
    <w:rsid w:val="4E8B4375"/>
    <w:rsid w:val="4E8F14D7"/>
    <w:rsid w:val="4EBDBF79"/>
    <w:rsid w:val="4ED659B2"/>
    <w:rsid w:val="4EF8F841"/>
    <w:rsid w:val="503268CF"/>
    <w:rsid w:val="50356D89"/>
    <w:rsid w:val="503EADB3"/>
    <w:rsid w:val="50790AFB"/>
    <w:rsid w:val="509B91DF"/>
    <w:rsid w:val="50A14B33"/>
    <w:rsid w:val="50A891D2"/>
    <w:rsid w:val="50EDC49B"/>
    <w:rsid w:val="51279B95"/>
    <w:rsid w:val="5144C516"/>
    <w:rsid w:val="5170F54F"/>
    <w:rsid w:val="51846122"/>
    <w:rsid w:val="51D55707"/>
    <w:rsid w:val="51EB05AB"/>
    <w:rsid w:val="5235EB63"/>
    <w:rsid w:val="527970A1"/>
    <w:rsid w:val="529AD154"/>
    <w:rsid w:val="52A94F86"/>
    <w:rsid w:val="52C16499"/>
    <w:rsid w:val="52DA0635"/>
    <w:rsid w:val="52EBA9E4"/>
    <w:rsid w:val="53056858"/>
    <w:rsid w:val="53514943"/>
    <w:rsid w:val="53A00001"/>
    <w:rsid w:val="53A64B05"/>
    <w:rsid w:val="53DF0D4C"/>
    <w:rsid w:val="544E4080"/>
    <w:rsid w:val="54551897"/>
    <w:rsid w:val="54D51068"/>
    <w:rsid w:val="54FACB19"/>
    <w:rsid w:val="552904D9"/>
    <w:rsid w:val="552F3938"/>
    <w:rsid w:val="55861DAF"/>
    <w:rsid w:val="55B4D719"/>
    <w:rsid w:val="55D29418"/>
    <w:rsid w:val="56106F74"/>
    <w:rsid w:val="56140C5C"/>
    <w:rsid w:val="563BA5CF"/>
    <w:rsid w:val="56D1D979"/>
    <w:rsid w:val="57143AD9"/>
    <w:rsid w:val="571AB096"/>
    <w:rsid w:val="57436776"/>
    <w:rsid w:val="574DBA96"/>
    <w:rsid w:val="575D2111"/>
    <w:rsid w:val="57C79F02"/>
    <w:rsid w:val="58B7BD52"/>
    <w:rsid w:val="593E3086"/>
    <w:rsid w:val="598A6B2C"/>
    <w:rsid w:val="59CC33BB"/>
    <w:rsid w:val="59DF7095"/>
    <w:rsid w:val="5A2E7620"/>
    <w:rsid w:val="5A578C68"/>
    <w:rsid w:val="5A671631"/>
    <w:rsid w:val="5A75A1BE"/>
    <w:rsid w:val="5AD45C2B"/>
    <w:rsid w:val="5AF52CF2"/>
    <w:rsid w:val="5AFE5911"/>
    <w:rsid w:val="5B0847EA"/>
    <w:rsid w:val="5B1159C0"/>
    <w:rsid w:val="5B21A1A1"/>
    <w:rsid w:val="5B23C580"/>
    <w:rsid w:val="5B32F84B"/>
    <w:rsid w:val="5B7E3194"/>
    <w:rsid w:val="5BA3E2C5"/>
    <w:rsid w:val="5BB66B30"/>
    <w:rsid w:val="5BCBC536"/>
    <w:rsid w:val="5BD27A8C"/>
    <w:rsid w:val="5BEAC1D0"/>
    <w:rsid w:val="5C016750"/>
    <w:rsid w:val="5C11A9F8"/>
    <w:rsid w:val="5C38DB01"/>
    <w:rsid w:val="5C4EEB1A"/>
    <w:rsid w:val="5C901266"/>
    <w:rsid w:val="5C951E0A"/>
    <w:rsid w:val="5CAAB825"/>
    <w:rsid w:val="5D20CC3E"/>
    <w:rsid w:val="5D20D815"/>
    <w:rsid w:val="5D2AE85F"/>
    <w:rsid w:val="5D48A4E1"/>
    <w:rsid w:val="5DAA74E8"/>
    <w:rsid w:val="5DF33852"/>
    <w:rsid w:val="5E183E81"/>
    <w:rsid w:val="5E2D4A0D"/>
    <w:rsid w:val="5E36C461"/>
    <w:rsid w:val="5E506656"/>
    <w:rsid w:val="5E7C3B8D"/>
    <w:rsid w:val="5F1229E8"/>
    <w:rsid w:val="5F54B723"/>
    <w:rsid w:val="5F6FE5FE"/>
    <w:rsid w:val="5FA0BFC3"/>
    <w:rsid w:val="5FAC6D3F"/>
    <w:rsid w:val="5FC81892"/>
    <w:rsid w:val="5FE2589D"/>
    <w:rsid w:val="6020F1B5"/>
    <w:rsid w:val="6051C156"/>
    <w:rsid w:val="607D2DEC"/>
    <w:rsid w:val="608B3170"/>
    <w:rsid w:val="61240D43"/>
    <w:rsid w:val="61301219"/>
    <w:rsid w:val="615F6ACC"/>
    <w:rsid w:val="61697CD3"/>
    <w:rsid w:val="61893D46"/>
    <w:rsid w:val="61D0AF19"/>
    <w:rsid w:val="61F24136"/>
    <w:rsid w:val="620A480C"/>
    <w:rsid w:val="6234C79A"/>
    <w:rsid w:val="628C68F1"/>
    <w:rsid w:val="62E8DCFB"/>
    <w:rsid w:val="630B2800"/>
    <w:rsid w:val="632695EE"/>
    <w:rsid w:val="6365EFB8"/>
    <w:rsid w:val="639A77F1"/>
    <w:rsid w:val="63AE3071"/>
    <w:rsid w:val="64387701"/>
    <w:rsid w:val="645A5277"/>
    <w:rsid w:val="645C1407"/>
    <w:rsid w:val="6470BBC9"/>
    <w:rsid w:val="64A6E7EC"/>
    <w:rsid w:val="653E6DCE"/>
    <w:rsid w:val="655E37A7"/>
    <w:rsid w:val="65B507B7"/>
    <w:rsid w:val="65DDDB6A"/>
    <w:rsid w:val="65E0EBB9"/>
    <w:rsid w:val="65EAAA81"/>
    <w:rsid w:val="660B87C4"/>
    <w:rsid w:val="66274DE4"/>
    <w:rsid w:val="6632E5CF"/>
    <w:rsid w:val="664C4B83"/>
    <w:rsid w:val="66BBDE71"/>
    <w:rsid w:val="66BD23C5"/>
    <w:rsid w:val="6708BBE7"/>
    <w:rsid w:val="6726DF77"/>
    <w:rsid w:val="676A600A"/>
    <w:rsid w:val="67981FD8"/>
    <w:rsid w:val="679EC684"/>
    <w:rsid w:val="67C51ACD"/>
    <w:rsid w:val="67EFA689"/>
    <w:rsid w:val="67F7639D"/>
    <w:rsid w:val="683CD6F0"/>
    <w:rsid w:val="685AC29D"/>
    <w:rsid w:val="688EF9F1"/>
    <w:rsid w:val="695B6692"/>
    <w:rsid w:val="6994CA66"/>
    <w:rsid w:val="699FE4CD"/>
    <w:rsid w:val="6A068164"/>
    <w:rsid w:val="6A158BA0"/>
    <w:rsid w:val="6AABCD2C"/>
    <w:rsid w:val="6ABF0B59"/>
    <w:rsid w:val="6ACF453C"/>
    <w:rsid w:val="6AF0597C"/>
    <w:rsid w:val="6B441307"/>
    <w:rsid w:val="6B4E6B61"/>
    <w:rsid w:val="6B589D18"/>
    <w:rsid w:val="6B90BD1B"/>
    <w:rsid w:val="6BA9E361"/>
    <w:rsid w:val="6BC8E18C"/>
    <w:rsid w:val="6BFC3C6F"/>
    <w:rsid w:val="6C0B09AC"/>
    <w:rsid w:val="6C25F7F4"/>
    <w:rsid w:val="6C272432"/>
    <w:rsid w:val="6C518564"/>
    <w:rsid w:val="6C535E38"/>
    <w:rsid w:val="6C61F500"/>
    <w:rsid w:val="6C712F51"/>
    <w:rsid w:val="6CB884EE"/>
    <w:rsid w:val="6D0045A7"/>
    <w:rsid w:val="6D5E99A0"/>
    <w:rsid w:val="6E5E88E1"/>
    <w:rsid w:val="6E72F81F"/>
    <w:rsid w:val="6E8A19FB"/>
    <w:rsid w:val="6E977716"/>
    <w:rsid w:val="6F2F5862"/>
    <w:rsid w:val="6FAAFA9D"/>
    <w:rsid w:val="6FC67D12"/>
    <w:rsid w:val="6FE26AF6"/>
    <w:rsid w:val="6FF3BECE"/>
    <w:rsid w:val="7000D013"/>
    <w:rsid w:val="700251A1"/>
    <w:rsid w:val="7043A607"/>
    <w:rsid w:val="706F00FC"/>
    <w:rsid w:val="7076934D"/>
    <w:rsid w:val="7077B6D0"/>
    <w:rsid w:val="70921E03"/>
    <w:rsid w:val="70A2D85C"/>
    <w:rsid w:val="70D9BB42"/>
    <w:rsid w:val="70EA9717"/>
    <w:rsid w:val="7108175C"/>
    <w:rsid w:val="7124943E"/>
    <w:rsid w:val="714FDA0D"/>
    <w:rsid w:val="71D10B51"/>
    <w:rsid w:val="71DA4AEA"/>
    <w:rsid w:val="7234434E"/>
    <w:rsid w:val="7272F254"/>
    <w:rsid w:val="729F282A"/>
    <w:rsid w:val="72AE951E"/>
    <w:rsid w:val="72E78F06"/>
    <w:rsid w:val="72FBF1A4"/>
    <w:rsid w:val="738B0AF3"/>
    <w:rsid w:val="73E0A7E3"/>
    <w:rsid w:val="73F543B5"/>
    <w:rsid w:val="73F9AC24"/>
    <w:rsid w:val="7408C9C1"/>
    <w:rsid w:val="74259BB7"/>
    <w:rsid w:val="74497F73"/>
    <w:rsid w:val="7456CEA6"/>
    <w:rsid w:val="74669262"/>
    <w:rsid w:val="74AB64B2"/>
    <w:rsid w:val="74DCB78A"/>
    <w:rsid w:val="74F824C2"/>
    <w:rsid w:val="75617BCE"/>
    <w:rsid w:val="759C4B47"/>
    <w:rsid w:val="759E530D"/>
    <w:rsid w:val="75DB1AB7"/>
    <w:rsid w:val="75E99EC9"/>
    <w:rsid w:val="762FA231"/>
    <w:rsid w:val="76361DCF"/>
    <w:rsid w:val="76E2D5BC"/>
    <w:rsid w:val="76E88ECB"/>
    <w:rsid w:val="76FA6828"/>
    <w:rsid w:val="770D33D5"/>
    <w:rsid w:val="7750793D"/>
    <w:rsid w:val="776472E0"/>
    <w:rsid w:val="779DCAE0"/>
    <w:rsid w:val="77B1C58F"/>
    <w:rsid w:val="77BB48BE"/>
    <w:rsid w:val="77CEA8EF"/>
    <w:rsid w:val="77D197A0"/>
    <w:rsid w:val="77FEF148"/>
    <w:rsid w:val="7806C582"/>
    <w:rsid w:val="78313503"/>
    <w:rsid w:val="78442F0D"/>
    <w:rsid w:val="7853313B"/>
    <w:rsid w:val="785BA88D"/>
    <w:rsid w:val="786DB529"/>
    <w:rsid w:val="78F69E49"/>
    <w:rsid w:val="793231C5"/>
    <w:rsid w:val="794C700B"/>
    <w:rsid w:val="7957F1AE"/>
    <w:rsid w:val="798B7725"/>
    <w:rsid w:val="79B03ECB"/>
    <w:rsid w:val="79E8FFD2"/>
    <w:rsid w:val="79F8075E"/>
    <w:rsid w:val="7A138E0B"/>
    <w:rsid w:val="7A214FBD"/>
    <w:rsid w:val="7A67DD60"/>
    <w:rsid w:val="7A9FC5F3"/>
    <w:rsid w:val="7B01F6AF"/>
    <w:rsid w:val="7B3B0CF2"/>
    <w:rsid w:val="7B6A39B1"/>
    <w:rsid w:val="7B7960DD"/>
    <w:rsid w:val="7B84D1DE"/>
    <w:rsid w:val="7B908057"/>
    <w:rsid w:val="7BAEBDE0"/>
    <w:rsid w:val="7BB51B5B"/>
    <w:rsid w:val="7BE9243E"/>
    <w:rsid w:val="7BF2C48D"/>
    <w:rsid w:val="7C361A35"/>
    <w:rsid w:val="7C66390D"/>
    <w:rsid w:val="7CFAA14A"/>
    <w:rsid w:val="7D1B213B"/>
    <w:rsid w:val="7D4CBEAA"/>
    <w:rsid w:val="7D7050D5"/>
    <w:rsid w:val="7D80EAF3"/>
    <w:rsid w:val="7E4D80A0"/>
    <w:rsid w:val="7E83FEC4"/>
    <w:rsid w:val="7ED3AB45"/>
    <w:rsid w:val="7EE4D797"/>
    <w:rsid w:val="7EFF6889"/>
    <w:rsid w:val="7F02AE68"/>
    <w:rsid w:val="7F1FA1C1"/>
    <w:rsid w:val="7F8BAEE7"/>
  </w:rsids>
  <m:mathPr>
    <m:mathFont m:val="Cambria Math"/>
    <m:brkBin m:val="before"/>
    <m:brkBinSub m:val="--"/>
    <m:smallFrac m:val="0"/>
    <m:dispDef/>
    <m:lMargin m:val="0"/>
    <m:rMargin m:val="0"/>
    <m:defJc m:val="centerGroup"/>
    <m:wrapIndent m:val="1440"/>
    <m:intLim m:val="subSup"/>
    <m:naryLim m:val="undOvr"/>
  </m:mathPr>
  <w:themeFontLang w:val="en-I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456CA"/>
  <w15:chartTrackingRefBased/>
  <w15:docId w15:val="{9132763E-A39F-4BEF-8EF1-7CDEE549D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lang w:val="en-IE" w:eastAsia="en-US" w:bidi="ar-SA"/>
        <w14:ligatures w14:val="standardContextual"/>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1A81"/>
    <w:pPr>
      <w:spacing w:before="240" w:after="240" w:line="276" w:lineRule="auto"/>
    </w:pPr>
    <w:rPr>
      <w:rFonts w:ascii="Calibri" w:eastAsia="Yu Mincho" w:hAnsi="Calibri" w:cs="Calibri"/>
      <w:kern w:val="0"/>
      <w:sz w:val="24"/>
      <w:szCs w:val="24"/>
      <w:lang w:val="en-GB" w:eastAsia="en-IE"/>
      <w14:ligatures w14:val="none"/>
    </w:rPr>
  </w:style>
  <w:style w:type="paragraph" w:styleId="Heading1">
    <w:name w:val="heading 1"/>
    <w:basedOn w:val="Normal"/>
    <w:next w:val="Normal"/>
    <w:link w:val="Heading1Char"/>
    <w:uiPriority w:val="9"/>
    <w:qFormat/>
    <w:rsid w:val="000D1A81"/>
    <w:pPr>
      <w:pBdr>
        <w:top w:val="single" w:sz="24" w:space="0" w:color="674DA1" w:themeColor="accent1"/>
        <w:left w:val="single" w:sz="24" w:space="0" w:color="674DA1" w:themeColor="accent1"/>
        <w:bottom w:val="single" w:sz="24" w:space="0" w:color="674DA1" w:themeColor="accent1"/>
        <w:right w:val="single" w:sz="24" w:space="0" w:color="674DA1" w:themeColor="accent1"/>
      </w:pBdr>
      <w:shd w:val="clear" w:color="auto" w:fill="674DA1" w:themeFill="accent1"/>
      <w:spacing w:after="0"/>
      <w:outlineLvl w:val="0"/>
    </w:pPr>
    <w:rPr>
      <w:rFonts w:eastAsiaTheme="majorEastAsia" w:cstheme="majorBidi"/>
      <w:color w:val="FFFFFF" w:themeColor="background1"/>
      <w:spacing w:val="15"/>
      <w:kern w:val="2"/>
      <w:sz w:val="40"/>
      <w:szCs w:val="40"/>
      <w14:ligatures w14:val="standardContextual"/>
    </w:rPr>
  </w:style>
  <w:style w:type="paragraph" w:styleId="Heading2">
    <w:name w:val="heading 2"/>
    <w:basedOn w:val="Normal"/>
    <w:next w:val="Normal"/>
    <w:link w:val="Heading2Char"/>
    <w:uiPriority w:val="9"/>
    <w:unhideWhenUsed/>
    <w:qFormat/>
    <w:rsid w:val="00366F56"/>
    <w:pPr>
      <w:pBdr>
        <w:top w:val="single" w:sz="24" w:space="0" w:color="DFDAED" w:themeColor="accent1" w:themeTint="33"/>
        <w:left w:val="single" w:sz="24" w:space="0" w:color="DFDAED" w:themeColor="accent1" w:themeTint="33"/>
        <w:bottom w:val="single" w:sz="24" w:space="0" w:color="DFDAED" w:themeColor="accent1" w:themeTint="33"/>
        <w:right w:val="single" w:sz="24" w:space="0" w:color="DFDAED" w:themeColor="accent1" w:themeTint="33"/>
      </w:pBdr>
      <w:shd w:val="clear" w:color="auto" w:fill="DFDAED" w:themeFill="accent1" w:themeFillTint="33"/>
      <w:spacing w:after="0"/>
      <w:outlineLvl w:val="1"/>
    </w:pPr>
    <w:rPr>
      <w:rFonts w:eastAsiaTheme="majorEastAsia"/>
      <w:spacing w:val="15"/>
      <w:kern w:val="2"/>
      <w14:ligatures w14:val="standardContextual"/>
    </w:rPr>
  </w:style>
  <w:style w:type="paragraph" w:styleId="Heading3">
    <w:name w:val="heading 3"/>
    <w:basedOn w:val="Normal"/>
    <w:next w:val="Normal"/>
    <w:link w:val="Heading3Char"/>
    <w:uiPriority w:val="9"/>
    <w:unhideWhenUsed/>
    <w:qFormat/>
    <w:rsid w:val="00333DF0"/>
    <w:pPr>
      <w:pBdr>
        <w:top w:val="single" w:sz="6" w:space="2" w:color="674DA1" w:themeColor="accent1"/>
      </w:pBdr>
      <w:spacing w:before="300" w:after="0"/>
      <w:outlineLvl w:val="2"/>
    </w:pPr>
    <w:rPr>
      <w:rFonts w:eastAsiaTheme="majorEastAsia" w:cstheme="majorBidi"/>
      <w:color w:val="332650" w:themeColor="accent1" w:themeShade="7F"/>
      <w:spacing w:val="15"/>
      <w:kern w:val="2"/>
      <w:lang w:val="en-US"/>
      <w14:ligatures w14:val="standardContextual"/>
    </w:rPr>
  </w:style>
  <w:style w:type="paragraph" w:styleId="Heading4">
    <w:name w:val="heading 4"/>
    <w:basedOn w:val="Normal"/>
    <w:next w:val="Normal"/>
    <w:link w:val="Heading4Char"/>
    <w:uiPriority w:val="9"/>
    <w:unhideWhenUsed/>
    <w:qFormat/>
    <w:rsid w:val="00366F56"/>
    <w:pPr>
      <w:pBdr>
        <w:top w:val="dotted" w:sz="6" w:space="2" w:color="674DA1" w:themeColor="accent1"/>
      </w:pBdr>
      <w:spacing w:before="200" w:after="0"/>
      <w:outlineLvl w:val="3"/>
    </w:pPr>
    <w:rPr>
      <w:rFonts w:eastAsiaTheme="majorEastAsia" w:cstheme="majorBidi"/>
      <w:color w:val="4C3978" w:themeColor="accent1" w:themeShade="BF"/>
      <w:spacing w:val="10"/>
      <w:kern w:val="2"/>
      <w14:ligatures w14:val="standardContextual"/>
    </w:rPr>
  </w:style>
  <w:style w:type="paragraph" w:styleId="Heading5">
    <w:name w:val="heading 5"/>
    <w:basedOn w:val="Normal"/>
    <w:next w:val="Normal"/>
    <w:link w:val="Heading5Char"/>
    <w:uiPriority w:val="9"/>
    <w:semiHidden/>
    <w:unhideWhenUsed/>
    <w:qFormat/>
    <w:rsid w:val="000D1A81"/>
    <w:pPr>
      <w:pBdr>
        <w:bottom w:val="single" w:sz="6" w:space="1" w:color="674DA1" w:themeColor="accent1"/>
      </w:pBdr>
      <w:spacing w:before="200" w:after="0"/>
      <w:outlineLvl w:val="4"/>
    </w:pPr>
    <w:rPr>
      <w:rFonts w:eastAsiaTheme="majorEastAsia" w:cstheme="majorBidi"/>
      <w:caps/>
      <w:color w:val="4C3978" w:themeColor="accent1" w:themeShade="BF"/>
      <w:spacing w:val="10"/>
      <w:kern w:val="2"/>
      <w14:ligatures w14:val="standardContextual"/>
    </w:rPr>
  </w:style>
  <w:style w:type="paragraph" w:styleId="Heading6">
    <w:name w:val="heading 6"/>
    <w:basedOn w:val="Normal"/>
    <w:next w:val="Normal"/>
    <w:link w:val="Heading6Char"/>
    <w:uiPriority w:val="9"/>
    <w:semiHidden/>
    <w:unhideWhenUsed/>
    <w:qFormat/>
    <w:rsid w:val="000D1A81"/>
    <w:pPr>
      <w:pBdr>
        <w:bottom w:val="dotted" w:sz="6" w:space="1" w:color="674DA1" w:themeColor="accent1"/>
      </w:pBdr>
      <w:spacing w:before="200" w:after="0"/>
      <w:outlineLvl w:val="5"/>
    </w:pPr>
    <w:rPr>
      <w:rFonts w:eastAsiaTheme="majorEastAsia" w:cstheme="majorBidi"/>
      <w:caps/>
      <w:color w:val="4C3978" w:themeColor="accent1" w:themeShade="BF"/>
      <w:spacing w:val="10"/>
      <w:kern w:val="2"/>
      <w14:ligatures w14:val="standardContextual"/>
    </w:rPr>
  </w:style>
  <w:style w:type="paragraph" w:styleId="Heading7">
    <w:name w:val="heading 7"/>
    <w:basedOn w:val="Normal"/>
    <w:next w:val="Normal"/>
    <w:link w:val="Heading7Char"/>
    <w:uiPriority w:val="9"/>
    <w:semiHidden/>
    <w:unhideWhenUsed/>
    <w:qFormat/>
    <w:rsid w:val="000D1A81"/>
    <w:pPr>
      <w:spacing w:before="200" w:after="0"/>
      <w:outlineLvl w:val="6"/>
    </w:pPr>
    <w:rPr>
      <w:rFonts w:eastAsiaTheme="majorEastAsia" w:cstheme="majorBidi"/>
      <w:caps/>
      <w:color w:val="4C3978" w:themeColor="accent1" w:themeShade="BF"/>
      <w:spacing w:val="10"/>
      <w:kern w:val="2"/>
      <w14:ligatures w14:val="standardContextual"/>
    </w:rPr>
  </w:style>
  <w:style w:type="paragraph" w:styleId="Heading8">
    <w:name w:val="heading 8"/>
    <w:basedOn w:val="Normal"/>
    <w:next w:val="Normal"/>
    <w:link w:val="Heading8Char"/>
    <w:uiPriority w:val="9"/>
    <w:semiHidden/>
    <w:unhideWhenUsed/>
    <w:qFormat/>
    <w:rsid w:val="000D1A81"/>
    <w:pPr>
      <w:spacing w:before="200" w:after="0"/>
      <w:outlineLvl w:val="7"/>
    </w:pPr>
    <w:rPr>
      <w:rFonts w:eastAsiaTheme="majorEastAsia" w:cstheme="majorBidi"/>
      <w:caps/>
      <w:spacing w:val="10"/>
      <w:kern w:val="2"/>
      <w:sz w:val="18"/>
      <w:szCs w:val="18"/>
      <w14:ligatures w14:val="standardContextual"/>
    </w:rPr>
  </w:style>
  <w:style w:type="paragraph" w:styleId="Heading9">
    <w:name w:val="heading 9"/>
    <w:basedOn w:val="Normal"/>
    <w:next w:val="Normal"/>
    <w:link w:val="Heading9Char"/>
    <w:uiPriority w:val="9"/>
    <w:semiHidden/>
    <w:unhideWhenUsed/>
    <w:qFormat/>
    <w:rsid w:val="000D1A81"/>
    <w:pPr>
      <w:spacing w:before="200" w:after="0"/>
      <w:outlineLvl w:val="8"/>
    </w:pPr>
    <w:rPr>
      <w:rFonts w:eastAsiaTheme="majorEastAsia" w:cstheme="majorBidi"/>
      <w:i/>
      <w:iCs/>
      <w:caps/>
      <w:spacing w:val="10"/>
      <w:kern w:val="2"/>
      <w:sz w:val="18"/>
      <w:szCs w:val="18"/>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1A81"/>
    <w:rPr>
      <w:rFonts w:ascii="Calibri" w:eastAsiaTheme="majorEastAsia" w:hAnsi="Calibri" w:cstheme="majorBidi"/>
      <w:color w:val="FFFFFF" w:themeColor="background1"/>
      <w:spacing w:val="15"/>
      <w:sz w:val="40"/>
      <w:szCs w:val="40"/>
      <w:shd w:val="clear" w:color="auto" w:fill="674DA1" w:themeFill="accent1"/>
      <w:lang w:eastAsia="en-IE"/>
    </w:rPr>
  </w:style>
  <w:style w:type="character" w:customStyle="1" w:styleId="Heading2Char">
    <w:name w:val="Heading 2 Char"/>
    <w:basedOn w:val="DefaultParagraphFont"/>
    <w:link w:val="Heading2"/>
    <w:uiPriority w:val="9"/>
    <w:rsid w:val="00366F56"/>
    <w:rPr>
      <w:rFonts w:ascii="Calibri" w:eastAsiaTheme="majorEastAsia" w:hAnsi="Calibri" w:cs="Calibri"/>
      <w:spacing w:val="15"/>
      <w:sz w:val="24"/>
      <w:szCs w:val="24"/>
      <w:shd w:val="clear" w:color="auto" w:fill="DFDAED" w:themeFill="accent1" w:themeFillTint="33"/>
      <w:lang w:eastAsia="en-IE"/>
    </w:rPr>
  </w:style>
  <w:style w:type="character" w:customStyle="1" w:styleId="Heading3Char">
    <w:name w:val="Heading 3 Char"/>
    <w:basedOn w:val="DefaultParagraphFont"/>
    <w:link w:val="Heading3"/>
    <w:uiPriority w:val="9"/>
    <w:rsid w:val="00333DF0"/>
    <w:rPr>
      <w:rFonts w:ascii="Calibri" w:eastAsiaTheme="majorEastAsia" w:hAnsi="Calibri" w:cstheme="majorBidi"/>
      <w:color w:val="332650" w:themeColor="accent1" w:themeShade="7F"/>
      <w:spacing w:val="15"/>
      <w:sz w:val="24"/>
      <w:szCs w:val="24"/>
      <w:lang w:val="en-US" w:eastAsia="en-IE"/>
    </w:rPr>
  </w:style>
  <w:style w:type="character" w:customStyle="1" w:styleId="Heading4Char">
    <w:name w:val="Heading 4 Char"/>
    <w:basedOn w:val="DefaultParagraphFont"/>
    <w:link w:val="Heading4"/>
    <w:uiPriority w:val="9"/>
    <w:rsid w:val="00366F56"/>
    <w:rPr>
      <w:rFonts w:ascii="Calibri" w:eastAsiaTheme="majorEastAsia" w:hAnsi="Calibri" w:cstheme="majorBidi"/>
      <w:color w:val="4C3978" w:themeColor="accent1" w:themeShade="BF"/>
      <w:spacing w:val="10"/>
      <w:sz w:val="24"/>
      <w:szCs w:val="24"/>
      <w:lang w:eastAsia="en-IE"/>
    </w:rPr>
  </w:style>
  <w:style w:type="character" w:customStyle="1" w:styleId="Heading5Char">
    <w:name w:val="Heading 5 Char"/>
    <w:basedOn w:val="DefaultParagraphFont"/>
    <w:link w:val="Heading5"/>
    <w:uiPriority w:val="9"/>
    <w:semiHidden/>
    <w:rsid w:val="000D1A81"/>
    <w:rPr>
      <w:rFonts w:ascii="Calibri" w:eastAsiaTheme="majorEastAsia" w:hAnsi="Calibri" w:cstheme="majorBidi"/>
      <w:caps/>
      <w:color w:val="4C3978" w:themeColor="accent1" w:themeShade="BF"/>
      <w:spacing w:val="10"/>
      <w:sz w:val="24"/>
      <w:szCs w:val="24"/>
      <w:lang w:eastAsia="en-IE"/>
    </w:rPr>
  </w:style>
  <w:style w:type="character" w:customStyle="1" w:styleId="Heading6Char">
    <w:name w:val="Heading 6 Char"/>
    <w:basedOn w:val="DefaultParagraphFont"/>
    <w:link w:val="Heading6"/>
    <w:uiPriority w:val="9"/>
    <w:semiHidden/>
    <w:rsid w:val="000D1A81"/>
    <w:rPr>
      <w:rFonts w:ascii="Calibri" w:eastAsiaTheme="majorEastAsia" w:hAnsi="Calibri" w:cstheme="majorBidi"/>
      <w:caps/>
      <w:color w:val="4C3978" w:themeColor="accent1" w:themeShade="BF"/>
      <w:spacing w:val="10"/>
      <w:sz w:val="24"/>
      <w:szCs w:val="24"/>
      <w:lang w:eastAsia="en-IE"/>
    </w:rPr>
  </w:style>
  <w:style w:type="character" w:customStyle="1" w:styleId="Heading7Char">
    <w:name w:val="Heading 7 Char"/>
    <w:basedOn w:val="DefaultParagraphFont"/>
    <w:link w:val="Heading7"/>
    <w:uiPriority w:val="9"/>
    <w:semiHidden/>
    <w:rsid w:val="000D1A81"/>
    <w:rPr>
      <w:rFonts w:ascii="Calibri" w:eastAsiaTheme="majorEastAsia" w:hAnsi="Calibri" w:cstheme="majorBidi"/>
      <w:caps/>
      <w:color w:val="4C3978" w:themeColor="accent1" w:themeShade="BF"/>
      <w:spacing w:val="10"/>
      <w:sz w:val="24"/>
      <w:szCs w:val="24"/>
      <w:lang w:eastAsia="en-IE"/>
    </w:rPr>
  </w:style>
  <w:style w:type="character" w:customStyle="1" w:styleId="Heading8Char">
    <w:name w:val="Heading 8 Char"/>
    <w:basedOn w:val="DefaultParagraphFont"/>
    <w:link w:val="Heading8"/>
    <w:uiPriority w:val="9"/>
    <w:semiHidden/>
    <w:rsid w:val="000D1A81"/>
    <w:rPr>
      <w:rFonts w:ascii="Calibri" w:eastAsiaTheme="majorEastAsia" w:hAnsi="Calibri" w:cstheme="majorBidi"/>
      <w:caps/>
      <w:spacing w:val="10"/>
      <w:sz w:val="18"/>
      <w:szCs w:val="18"/>
      <w:lang w:eastAsia="en-IE"/>
    </w:rPr>
  </w:style>
  <w:style w:type="character" w:customStyle="1" w:styleId="Heading9Char">
    <w:name w:val="Heading 9 Char"/>
    <w:basedOn w:val="DefaultParagraphFont"/>
    <w:link w:val="Heading9"/>
    <w:uiPriority w:val="9"/>
    <w:semiHidden/>
    <w:rsid w:val="000D1A81"/>
    <w:rPr>
      <w:rFonts w:ascii="Calibri" w:eastAsiaTheme="majorEastAsia" w:hAnsi="Calibri" w:cstheme="majorBidi"/>
      <w:i/>
      <w:iCs/>
      <w:caps/>
      <w:spacing w:val="10"/>
      <w:sz w:val="18"/>
      <w:szCs w:val="18"/>
      <w:lang w:eastAsia="en-IE"/>
    </w:rPr>
  </w:style>
  <w:style w:type="paragraph" w:styleId="Title">
    <w:name w:val="Title"/>
    <w:basedOn w:val="Normal"/>
    <w:next w:val="Normal"/>
    <w:link w:val="TitleChar"/>
    <w:uiPriority w:val="10"/>
    <w:qFormat/>
    <w:rsid w:val="000D1A81"/>
    <w:pPr>
      <w:spacing w:after="0"/>
    </w:pPr>
    <w:rPr>
      <w:rFonts w:eastAsiaTheme="majorEastAsia" w:cstheme="majorBidi"/>
      <w:caps/>
      <w:color w:val="674DA1" w:themeColor="accent1"/>
      <w:spacing w:val="10"/>
      <w:kern w:val="2"/>
      <w:sz w:val="60"/>
      <w:szCs w:val="60"/>
      <w14:ligatures w14:val="standardContextual"/>
    </w:rPr>
  </w:style>
  <w:style w:type="character" w:customStyle="1" w:styleId="TitleChar">
    <w:name w:val="Title Char"/>
    <w:basedOn w:val="DefaultParagraphFont"/>
    <w:link w:val="Title"/>
    <w:uiPriority w:val="10"/>
    <w:rsid w:val="000D1A81"/>
    <w:rPr>
      <w:rFonts w:ascii="Calibri" w:eastAsiaTheme="majorEastAsia" w:hAnsi="Calibri" w:cstheme="majorBidi"/>
      <w:caps/>
      <w:color w:val="674DA1" w:themeColor="accent1"/>
      <w:spacing w:val="10"/>
      <w:sz w:val="60"/>
      <w:szCs w:val="60"/>
      <w:lang w:eastAsia="en-IE"/>
    </w:rPr>
  </w:style>
  <w:style w:type="paragraph" w:styleId="Subtitle">
    <w:name w:val="Subtitle"/>
    <w:basedOn w:val="Normal"/>
    <w:next w:val="Normal"/>
    <w:link w:val="SubtitleChar"/>
    <w:uiPriority w:val="11"/>
    <w:qFormat/>
    <w:rsid w:val="000D1A81"/>
    <w:pPr>
      <w:spacing w:after="500"/>
    </w:pPr>
    <w:rPr>
      <w:rFonts w:eastAsiaTheme="majorEastAsia" w:cstheme="majorBidi"/>
      <w:caps/>
      <w:color w:val="595959" w:themeColor="text1" w:themeTint="A6"/>
      <w:spacing w:val="10"/>
      <w:kern w:val="2"/>
      <w:sz w:val="21"/>
      <w:szCs w:val="21"/>
      <w14:ligatures w14:val="standardContextual"/>
    </w:rPr>
  </w:style>
  <w:style w:type="character" w:customStyle="1" w:styleId="SubtitleChar">
    <w:name w:val="Subtitle Char"/>
    <w:basedOn w:val="DefaultParagraphFont"/>
    <w:link w:val="Subtitle"/>
    <w:uiPriority w:val="11"/>
    <w:rsid w:val="000D1A81"/>
    <w:rPr>
      <w:rFonts w:ascii="Calibri" w:eastAsiaTheme="majorEastAsia" w:hAnsi="Calibri" w:cstheme="majorBidi"/>
      <w:caps/>
      <w:color w:val="595959" w:themeColor="text1" w:themeTint="A6"/>
      <w:spacing w:val="10"/>
      <w:sz w:val="21"/>
      <w:szCs w:val="21"/>
      <w:lang w:eastAsia="en-IE"/>
    </w:rPr>
  </w:style>
  <w:style w:type="paragraph" w:styleId="Quote">
    <w:name w:val="Quote"/>
    <w:basedOn w:val="Normal"/>
    <w:next w:val="Normal"/>
    <w:link w:val="QuoteChar"/>
    <w:uiPriority w:val="29"/>
    <w:qFormat/>
    <w:rsid w:val="000D1A81"/>
    <w:rPr>
      <w:rFonts w:eastAsiaTheme="minorHAnsi"/>
      <w:i/>
      <w:iCs/>
      <w:kern w:val="2"/>
      <w14:ligatures w14:val="standardContextual"/>
    </w:rPr>
  </w:style>
  <w:style w:type="character" w:customStyle="1" w:styleId="QuoteChar">
    <w:name w:val="Quote Char"/>
    <w:basedOn w:val="DefaultParagraphFont"/>
    <w:link w:val="Quote"/>
    <w:uiPriority w:val="29"/>
    <w:rsid w:val="000D1A81"/>
    <w:rPr>
      <w:rFonts w:ascii="Calibri" w:hAnsi="Calibri" w:cs="Calibri"/>
      <w:i/>
      <w:iCs/>
      <w:sz w:val="24"/>
      <w:szCs w:val="24"/>
      <w:lang w:eastAsia="en-IE"/>
    </w:rPr>
  </w:style>
  <w:style w:type="paragraph" w:styleId="ListParagraph">
    <w:name w:val="List Paragraph"/>
    <w:basedOn w:val="Normal"/>
    <w:uiPriority w:val="34"/>
    <w:qFormat/>
    <w:rsid w:val="000D1A81"/>
    <w:pPr>
      <w:contextualSpacing/>
    </w:pPr>
    <w:rPr>
      <w:rFonts w:eastAsiaTheme="minorHAnsi"/>
      <w:kern w:val="2"/>
      <w14:ligatures w14:val="standardContextual"/>
    </w:rPr>
  </w:style>
  <w:style w:type="character" w:styleId="IntenseEmphasis">
    <w:name w:val="Intense Emphasis"/>
    <w:uiPriority w:val="21"/>
    <w:qFormat/>
    <w:rsid w:val="000D1A81"/>
    <w:rPr>
      <w:b/>
      <w:bCs/>
      <w:caps/>
      <w:color w:val="332650" w:themeColor="accent1" w:themeShade="7F"/>
      <w:spacing w:val="10"/>
    </w:rPr>
  </w:style>
  <w:style w:type="paragraph" w:styleId="IntenseQuote">
    <w:name w:val="Intense Quote"/>
    <w:basedOn w:val="Normal"/>
    <w:next w:val="Normal"/>
    <w:link w:val="IntenseQuoteChar"/>
    <w:uiPriority w:val="30"/>
    <w:qFormat/>
    <w:rsid w:val="000D1A81"/>
    <w:pPr>
      <w:ind w:left="1080" w:right="1080"/>
      <w:jc w:val="center"/>
    </w:pPr>
    <w:rPr>
      <w:rFonts w:eastAsiaTheme="minorHAnsi"/>
      <w:color w:val="674DA1" w:themeColor="accent1"/>
      <w:kern w:val="2"/>
      <w14:ligatures w14:val="standardContextual"/>
    </w:rPr>
  </w:style>
  <w:style w:type="character" w:customStyle="1" w:styleId="IntenseQuoteChar">
    <w:name w:val="Intense Quote Char"/>
    <w:basedOn w:val="DefaultParagraphFont"/>
    <w:link w:val="IntenseQuote"/>
    <w:uiPriority w:val="30"/>
    <w:rsid w:val="000D1A81"/>
    <w:rPr>
      <w:rFonts w:ascii="Calibri" w:hAnsi="Calibri" w:cs="Calibri"/>
      <w:color w:val="674DA1" w:themeColor="accent1"/>
      <w:sz w:val="24"/>
      <w:szCs w:val="24"/>
      <w:lang w:eastAsia="en-IE"/>
    </w:rPr>
  </w:style>
  <w:style w:type="character" w:styleId="IntenseReference">
    <w:name w:val="Intense Reference"/>
    <w:uiPriority w:val="32"/>
    <w:qFormat/>
    <w:rsid w:val="000D1A81"/>
    <w:rPr>
      <w:b/>
      <w:bCs/>
      <w:i/>
      <w:iCs/>
      <w:caps/>
      <w:color w:val="674DA1" w:themeColor="accent1"/>
    </w:rPr>
  </w:style>
  <w:style w:type="paragraph" w:styleId="Caption">
    <w:name w:val="caption"/>
    <w:basedOn w:val="Normal"/>
    <w:next w:val="Normal"/>
    <w:uiPriority w:val="35"/>
    <w:semiHidden/>
    <w:unhideWhenUsed/>
    <w:qFormat/>
    <w:rsid w:val="000D1A81"/>
    <w:rPr>
      <w:b/>
      <w:bCs/>
      <w:color w:val="4C3978" w:themeColor="accent1" w:themeShade="BF"/>
      <w:kern w:val="2"/>
      <w:sz w:val="16"/>
      <w:szCs w:val="16"/>
      <w14:ligatures w14:val="standardContextual"/>
    </w:rPr>
  </w:style>
  <w:style w:type="character" w:styleId="Strong">
    <w:name w:val="Strong"/>
    <w:uiPriority w:val="22"/>
    <w:qFormat/>
    <w:rsid w:val="000D1A81"/>
    <w:rPr>
      <w:b/>
      <w:bCs/>
    </w:rPr>
  </w:style>
  <w:style w:type="character" w:styleId="Emphasis">
    <w:name w:val="Emphasis"/>
    <w:uiPriority w:val="20"/>
    <w:qFormat/>
    <w:rsid w:val="000D1A81"/>
    <w:rPr>
      <w:caps/>
      <w:color w:val="332650" w:themeColor="accent1" w:themeShade="7F"/>
      <w:spacing w:val="5"/>
    </w:rPr>
  </w:style>
  <w:style w:type="paragraph" w:styleId="NoSpacing">
    <w:name w:val="No Spacing"/>
    <w:basedOn w:val="ListParagraph"/>
    <w:uiPriority w:val="1"/>
    <w:qFormat/>
    <w:rsid w:val="000D1A81"/>
    <w:pPr>
      <w:ind w:hanging="360"/>
    </w:pPr>
    <w:rPr>
      <w:b/>
      <w:bCs/>
      <w:sz w:val="32"/>
      <w:szCs w:val="32"/>
      <w:u w:val="single"/>
    </w:rPr>
  </w:style>
  <w:style w:type="character" w:styleId="SubtleEmphasis">
    <w:name w:val="Subtle Emphasis"/>
    <w:uiPriority w:val="19"/>
    <w:qFormat/>
    <w:rsid w:val="000D1A81"/>
    <w:rPr>
      <w:i/>
      <w:iCs/>
      <w:color w:val="332650" w:themeColor="accent1" w:themeShade="7F"/>
    </w:rPr>
  </w:style>
  <w:style w:type="character" w:styleId="SubtleReference">
    <w:name w:val="Subtle Reference"/>
    <w:uiPriority w:val="31"/>
    <w:qFormat/>
    <w:rsid w:val="000D1A81"/>
    <w:rPr>
      <w:b/>
      <w:bCs/>
      <w:color w:val="674DA1" w:themeColor="accent1"/>
    </w:rPr>
  </w:style>
  <w:style w:type="character" w:styleId="BookTitle">
    <w:name w:val="Book Title"/>
    <w:uiPriority w:val="33"/>
    <w:qFormat/>
    <w:rsid w:val="000D1A81"/>
    <w:rPr>
      <w:b/>
      <w:bCs/>
      <w:i/>
      <w:iCs/>
      <w:spacing w:val="0"/>
    </w:rPr>
  </w:style>
  <w:style w:type="paragraph" w:styleId="TOCHeading">
    <w:name w:val="TOC Heading"/>
    <w:basedOn w:val="Heading1"/>
    <w:next w:val="Normal"/>
    <w:uiPriority w:val="39"/>
    <w:unhideWhenUsed/>
    <w:qFormat/>
    <w:rsid w:val="000D1A81"/>
    <w:pPr>
      <w:outlineLvl w:val="9"/>
    </w:pPr>
  </w:style>
  <w:style w:type="paragraph" w:styleId="TOC1">
    <w:name w:val="toc 1"/>
    <w:basedOn w:val="Normal"/>
    <w:next w:val="Normal"/>
    <w:uiPriority w:val="39"/>
    <w:unhideWhenUsed/>
    <w:rsid w:val="00BA2F65"/>
    <w:pPr>
      <w:spacing w:after="100"/>
    </w:pPr>
  </w:style>
  <w:style w:type="character" w:styleId="Hyperlink">
    <w:name w:val="Hyperlink"/>
    <w:basedOn w:val="DefaultParagraphFont"/>
    <w:uiPriority w:val="99"/>
    <w:unhideWhenUsed/>
    <w:rsid w:val="00BA2F65"/>
    <w:rPr>
      <w:color w:val="69A020"/>
      <w:u w:val="single"/>
    </w:rPr>
  </w:style>
  <w:style w:type="paragraph" w:styleId="TOC3">
    <w:name w:val="toc 3"/>
    <w:basedOn w:val="Normal"/>
    <w:next w:val="Normal"/>
    <w:uiPriority w:val="39"/>
    <w:unhideWhenUsed/>
    <w:rsid w:val="00554C59"/>
    <w:pPr>
      <w:spacing w:after="100"/>
      <w:ind w:left="440"/>
    </w:pPr>
  </w:style>
  <w:style w:type="paragraph" w:styleId="TOC2">
    <w:name w:val="toc 2"/>
    <w:basedOn w:val="Normal"/>
    <w:next w:val="Normal"/>
    <w:uiPriority w:val="39"/>
    <w:unhideWhenUsed/>
    <w:rsid w:val="00163685"/>
    <w:pPr>
      <w:spacing w:after="100"/>
      <w:ind w:left="220"/>
    </w:pPr>
  </w:style>
  <w:style w:type="paragraph" w:styleId="TOC4">
    <w:name w:val="toc 4"/>
    <w:basedOn w:val="Normal"/>
    <w:next w:val="Normal"/>
    <w:uiPriority w:val="39"/>
    <w:unhideWhenUsed/>
    <w:rsid w:val="00366F56"/>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6.png"/><Relationship Id="rId26" Type="http://schemas.openxmlformats.org/officeDocument/2006/relationships/image" Target="media/image14.png"/><Relationship Id="rId39" Type="http://schemas.microsoft.com/office/2020/10/relationships/intelligence" Target="intelligence2.xml"/><Relationship Id="rId21" Type="http://schemas.openxmlformats.org/officeDocument/2006/relationships/image" Target="media/image9.png"/><Relationship Id="rId34" Type="http://schemas.openxmlformats.org/officeDocument/2006/relationships/hyperlink" Target="https://www.ibm.com/think/topics/symmetric-encryption" TargetMode="Externa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hyperlink" Target="https://openssl-library.org" TargetMode="External"/><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gnupg.org/index.html" TargetMode="External"/><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veracrypt.io/en/Home.html" TargetMode="Externa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yperlink" Target="https://medium.com/@igorfilatov/hybrid-encryption-in-python-3e408c73970c" TargetMode="External"/><Relationship Id="rId10" Type="http://schemas.openxmlformats.org/officeDocument/2006/relationships/image" Target="media/image2.png"/><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hyperlink" Target="https://gdpr-info.eu/art-32-gdpr" TargetMode="Externa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yperlink" Target="https://www.lenovo.com/ie/en/glossary/types-of-encryption"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Custom 6">
      <a:dk1>
        <a:sysClr val="windowText" lastClr="000000"/>
      </a:dk1>
      <a:lt1>
        <a:sysClr val="window" lastClr="FFFFFF"/>
      </a:lt1>
      <a:dk2>
        <a:srgbClr val="373545"/>
      </a:dk2>
      <a:lt2>
        <a:srgbClr val="DCD8DC"/>
      </a:lt2>
      <a:accent1>
        <a:srgbClr val="674DA1"/>
      </a:accent1>
      <a:accent2>
        <a:srgbClr val="9662B6"/>
      </a:accent2>
      <a:accent3>
        <a:srgbClr val="4E7817"/>
      </a:accent3>
      <a:accent4>
        <a:srgbClr val="34500F"/>
      </a:accent4>
      <a:accent5>
        <a:srgbClr val="00B050"/>
      </a:accent5>
      <a:accent6>
        <a:srgbClr val="6F8183"/>
      </a:accent6>
      <a:hlink>
        <a:srgbClr val="69A020"/>
      </a:hlink>
      <a:folHlink>
        <a:srgbClr val="8C8C8C"/>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78D8DB5396A2449B6E4163D96D7AEAB" ma:contentTypeVersion="5" ma:contentTypeDescription="Create a new document." ma:contentTypeScope="" ma:versionID="ddac4bb03c7c09c5a9f900408064bd7f">
  <xsd:schema xmlns:xsd="http://www.w3.org/2001/XMLSchema" xmlns:xs="http://www.w3.org/2001/XMLSchema" xmlns:p="http://schemas.microsoft.com/office/2006/metadata/properties" xmlns:ns3="cd1c1745-36c6-4e66-bc7e-e583a10bbac1" targetNamespace="http://schemas.microsoft.com/office/2006/metadata/properties" ma:root="true" ma:fieldsID="8241447bf0bc5785273db33589479d90" ns3:_="">
    <xsd:import namespace="cd1c1745-36c6-4e66-bc7e-e583a10bbac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1c1745-36c6-4e66-bc7e-e583a10bbac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cd1c1745-36c6-4e66-bc7e-e583a10bbac1" xsi:nil="true"/>
  </documentManagement>
</p:properties>
</file>

<file path=customXml/itemProps1.xml><?xml version="1.0" encoding="utf-8"?>
<ds:datastoreItem xmlns:ds="http://schemas.openxmlformats.org/officeDocument/2006/customXml" ds:itemID="{1B150038-EDE9-4863-B3FA-AB1D1ED74CFA}">
  <ds:schemaRefs>
    <ds:schemaRef ds:uri="http://schemas.openxmlformats.org/officeDocument/2006/bibliography"/>
  </ds:schemaRefs>
</ds:datastoreItem>
</file>

<file path=customXml/itemProps2.xml><?xml version="1.0" encoding="utf-8"?>
<ds:datastoreItem xmlns:ds="http://schemas.openxmlformats.org/officeDocument/2006/customXml" ds:itemID="{2823F95C-F0CA-4FD8-8331-DC25DB941585}">
  <ds:schemaRefs>
    <ds:schemaRef ds:uri="http://schemas.microsoft.com/sharepoint/v3/contenttype/forms"/>
  </ds:schemaRefs>
</ds:datastoreItem>
</file>

<file path=customXml/itemProps3.xml><?xml version="1.0" encoding="utf-8"?>
<ds:datastoreItem xmlns:ds="http://schemas.openxmlformats.org/officeDocument/2006/customXml" ds:itemID="{BDC5348E-2603-4988-B95A-6A17E7579A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1c1745-36c6-4e66-bc7e-e583a10bba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67D63F6-11A8-43A6-B770-808205803300}">
  <ds:schemaRefs>
    <ds:schemaRef ds:uri="http://schemas.microsoft.com/office/2006/metadata/properties"/>
    <ds:schemaRef ds:uri="http://schemas.microsoft.com/office/infopath/2007/PartnerControls"/>
    <ds:schemaRef ds:uri="cd1c1745-36c6-4e66-bc7e-e583a10bbac1"/>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2385</Words>
  <Characters>13600</Characters>
  <Application>Microsoft Office Word</Application>
  <DocSecurity>4</DocSecurity>
  <Lines>113</Lines>
  <Paragraphs>31</Paragraphs>
  <ScaleCrop>false</ScaleCrop>
  <Company/>
  <LinksUpToDate>false</LinksUpToDate>
  <CharactersWithSpaces>15954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Eoghan O Donovan (CR_KITSP_7_Y3)</dc:creator>
  <cp:keywords/>
  <dc:description/>
  <cp:lastModifiedBy>Student Bradley Neville (CR_KITSP_7_Y3)</cp:lastModifiedBy>
  <cp:revision>571</cp:revision>
  <cp:lastPrinted>2025-10-02T03:25:00Z</cp:lastPrinted>
  <dcterms:created xsi:type="dcterms:W3CDTF">2025-09-29T20:38:00Z</dcterms:created>
  <dcterms:modified xsi:type="dcterms:W3CDTF">2025-10-09T09:00:00Z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0x010100F78D8DB5396A2449B6E4163D96D7AEAB</vt:lpwstr>
  </property>
</Properties>
</file>